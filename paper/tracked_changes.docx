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1E46BC" w14:textId="5FAE70E5" w:rsidR="00172C1C" w:rsidRDefault="00703C9A">
      <w:pPr>
        <w:pStyle w:val="Title"/>
      </w:pPr>
      <w:r>
        <w:t xml:space="preserve">DNAvisualization.org: </w:t>
      </w:r>
      <w:del w:id="0" w:author="Revision" w:date="2019-04-09T01:35:00Z">
        <w:r>
          <w:delText>an entirely</w:delText>
        </w:r>
      </w:del>
      <w:ins w:id="1" w:author="Revision" w:date="2019-04-09T01:35:00Z">
        <w:r>
          <w:t>a</w:t>
        </w:r>
      </w:ins>
      <w:r>
        <w:t xml:space="preserve"> </w:t>
      </w:r>
      <w:proofErr w:type="spellStart"/>
      <w:r>
        <w:t>serverless</w:t>
      </w:r>
      <w:proofErr w:type="spellEnd"/>
      <w:r>
        <w:t xml:space="preserve"> web tool for DNA sequence visualization</w:t>
      </w:r>
    </w:p>
    <w:p w14:paraId="168C48C1" w14:textId="77777777" w:rsidR="00172C1C" w:rsidRDefault="00703C9A">
      <w:pPr>
        <w:pStyle w:val="Author"/>
      </w:pPr>
      <w:r>
        <w:t>Benjamin D. Lee</w:t>
      </w:r>
      <w:r>
        <w:rPr>
          <w:vertAlign w:val="superscript"/>
        </w:rPr>
        <w:t>1,2,3,✉</w:t>
      </w:r>
      <w:r>
        <w:t>, Michael A. Timony</w:t>
      </w:r>
      <w:r>
        <w:rPr>
          <w:vertAlign w:val="superscript"/>
        </w:rPr>
        <w:t>2,4</w:t>
      </w:r>
      <w:r>
        <w:t>, and Pablo Ruiz</w:t>
      </w:r>
      <w:r>
        <w:rPr>
          <w:vertAlign w:val="superscript"/>
        </w:rPr>
        <w:t>3</w:t>
      </w:r>
    </w:p>
    <w:p w14:paraId="1ECFDF45" w14:textId="77777777" w:rsidR="00172C1C" w:rsidRDefault="00703C9A">
      <w:pPr>
        <w:pStyle w:val="Abstract"/>
      </w:pPr>
      <w:r>
        <w:t xml:space="preserve">Raw DNA sequences contain an immense amount of meaningful biological information. However, these sequences are hard </w:t>
      </w:r>
      <w:r>
        <w:t xml:space="preserve">for humans to intuitively interpret. To solve this problem, a number of methods have been proposed to transform DNA sequences into two-dimensional visualizations. </w:t>
      </w:r>
      <w:hyperlink r:id="rId8">
        <w:r>
          <w:rPr>
            <w:rStyle w:val="Hyperlink"/>
          </w:rPr>
          <w:t>DNAvisualization.org</w:t>
        </w:r>
      </w:hyperlink>
      <w:r>
        <w:t xml:space="preserve"> implements several of th</w:t>
      </w:r>
      <w:r>
        <w:t xml:space="preserve">ese methods in a cost effective and performant manner via a novel, entirely serverless architecture. By taking advantage of recent developments in serverless parallel computing and selective data retrieval, the website </w:t>
      </w:r>
      <w:proofErr w:type="gramStart"/>
      <w:r>
        <w:t>is able to</w:t>
      </w:r>
      <w:proofErr w:type="gramEnd"/>
      <w:r>
        <w:t xml:space="preserve"> offer users the ability to</w:t>
      </w:r>
      <w:r>
        <w:t xml:space="preserve"> visualize up to thirty 4.5 Mbp DNA sequences simultaneously using one of five supported methods and to export these visualizations in a variety </w:t>
      </w:r>
      <w:ins w:id="2" w:author="Revision" w:date="2019-04-09T01:35:00Z">
        <w:r>
          <w:t xml:space="preserve">of </w:t>
        </w:r>
      </w:ins>
      <w:r>
        <w:t>publication-ready formats.</w:t>
      </w:r>
    </w:p>
    <w:p w14:paraId="27B514AA" w14:textId="77777777" w:rsidR="00172C1C" w:rsidRDefault="00703C9A">
      <w:pPr>
        <w:pStyle w:val="FirstParagraph"/>
      </w:pPr>
      <w:r>
        <w:rPr>
          <w:vertAlign w:val="superscript"/>
        </w:rPr>
        <w:t>1</w:t>
      </w:r>
      <w:r>
        <w:t xml:space="preserve"> In-Q-Tel Lab41</w:t>
      </w:r>
      <w:r>
        <w:br/>
      </w:r>
      <w:r>
        <w:rPr>
          <w:vertAlign w:val="superscript"/>
        </w:rPr>
        <w:t>2</w:t>
      </w:r>
      <w:r>
        <w:t xml:space="preserve"> Harvard Medical School</w:t>
      </w:r>
      <w:r>
        <w:br/>
      </w:r>
      <w:r>
        <w:rPr>
          <w:vertAlign w:val="superscript"/>
        </w:rPr>
        <w:t>3</w:t>
      </w:r>
      <w:r>
        <w:t xml:space="preserve"> School of Engineering and Applied Sci</w:t>
      </w:r>
      <w:r>
        <w:t>ences, Harvard University</w:t>
      </w:r>
      <w:r>
        <w:br/>
      </w:r>
      <w:r>
        <w:rPr>
          <w:vertAlign w:val="superscript"/>
        </w:rPr>
        <w:t>4</w:t>
      </w:r>
      <w:r>
        <w:t xml:space="preserve"> SBGrid</w:t>
      </w:r>
    </w:p>
    <w:p w14:paraId="68E672E1" w14:textId="77777777" w:rsidR="00172C1C" w:rsidRDefault="00703C9A">
      <w:pPr>
        <w:pStyle w:val="BodyText"/>
      </w:pPr>
      <w:r>
        <w:rPr>
          <w:vertAlign w:val="superscript"/>
        </w:rPr>
        <w:t>✉</w:t>
      </w:r>
      <w:r>
        <w:t xml:space="preserve"> Correspondence: </w:t>
      </w:r>
      <w:hyperlink r:id="rId9">
        <w:r>
          <w:rPr>
            <w:rStyle w:val="Hyperlink"/>
          </w:rPr>
          <w:t>Benjamin D. Lee &lt;benjamindlee@me.com&gt;</w:t>
        </w:r>
      </w:hyperlink>
    </w:p>
    <w:p w14:paraId="6BD2199F" w14:textId="77777777" w:rsidR="00172C1C" w:rsidRDefault="00703C9A">
      <w:pPr>
        <w:pStyle w:val="Heading1"/>
      </w:pPr>
      <w:bookmarkStart w:id="3" w:name="introduction"/>
      <w:r>
        <w:t>Introduction</w:t>
      </w:r>
      <w:bookmarkEnd w:id="3"/>
    </w:p>
    <w:p w14:paraId="762DDA93" w14:textId="21597D37" w:rsidR="00172C1C" w:rsidRDefault="00703C9A">
      <w:pPr>
        <w:pStyle w:val="FirstParagraph"/>
      </w:pPr>
      <w:r>
        <w:t>As DNA sequencing technology becomes more commonplace, tools for the analysis of its data are amo</w:t>
      </w:r>
      <w:bookmarkStart w:id="4" w:name="_GoBack"/>
      <w:bookmarkEnd w:id="4"/>
      <w:r>
        <w:t>ng the mo</w:t>
      </w:r>
      <w:r>
        <w:t>st cited papers in science (Wren 2016). The reason is simple: DNA sequences are, by themselves, almost completely unintelligible to humans. Seeing meaningful patterns in DNA sequences (which are often too large to be shown in their entirety on a screen) is</w:t>
      </w:r>
      <w:r>
        <w:t xml:space="preserve"> a significant challenge for researchers. </w:t>
      </w:r>
      <w:del w:id="5" w:author="Revision" w:date="2019-04-09T01:35:00Z">
        <w:r>
          <w:delText>One</w:delText>
        </w:r>
      </w:del>
      <w:ins w:id="6" w:author="Revision" w:date="2019-04-09T01:35:00Z">
        <w:r>
          <w:t>Numerous tools, ranging from genome browsers (Wang et al. 2012) to multiple sequence alignment viewers (</w:t>
        </w:r>
        <w:proofErr w:type="spellStart"/>
        <w:r>
          <w:t>Yachdav</w:t>
        </w:r>
        <w:proofErr w:type="spellEnd"/>
        <w:r>
          <w:t xml:space="preserve"> et al. 2016) and dot plot visualizers (Noe and </w:t>
        </w:r>
        <w:proofErr w:type="spellStart"/>
        <w:r>
          <w:t>Kucherov</w:t>
        </w:r>
        <w:proofErr w:type="spellEnd"/>
        <w:r>
          <w:t xml:space="preserve"> 2005) have been developed to enable interactiv</w:t>
        </w:r>
        <w:r>
          <w:t>e browser-based visualization of DNA sequences, alignments, and annotations. A different</w:t>
        </w:r>
      </w:ins>
      <w:r>
        <w:t xml:space="preserve"> approach to addressing this problem is to convert DNA sequences </w:t>
      </w:r>
      <w:ins w:id="7" w:author="Revision" w:date="2019-04-09T01:35:00Z">
        <w:r>
          <w:t xml:space="preserve">directly </w:t>
        </w:r>
      </w:ins>
      <w:r>
        <w:t xml:space="preserve">into two-dimensional visualizations that capture some </w:t>
      </w:r>
      <w:del w:id="8" w:author="Revision" w:date="2019-04-09T01:35:00Z">
        <w:r>
          <w:delText>part</w:delText>
        </w:r>
      </w:del>
      <w:ins w:id="9" w:author="Revision" w:date="2019-04-09T01:35:00Z">
        <w:r>
          <w:t>aspect</w:t>
        </w:r>
      </w:ins>
      <w:r>
        <w:t xml:space="preserve"> of the biological information con</w:t>
      </w:r>
      <w:r>
        <w:t>tained within</w:t>
      </w:r>
      <w:del w:id="10" w:author="Revision" w:date="2019-04-09T01:35:00Z">
        <w:r>
          <w:delText xml:space="preserve"> them</w:delText>
        </w:r>
      </w:del>
      <w:ins w:id="11" w:author="Revision" w:date="2019-04-09T01:35:00Z">
        <w:r>
          <w:t>, without relying on external information such as annotations</w:t>
        </w:r>
      </w:ins>
      <w:r>
        <w:t xml:space="preserve">. This approach has the benefit of taking advantage of the highly developed human visual system, which is capable of tremendous feats of pattern recognition and memory (Brady et al. </w:t>
      </w:r>
      <w:r>
        <w:t>2008).</w:t>
      </w:r>
    </w:p>
    <w:p w14:paraId="5827364F" w14:textId="01256C25" w:rsidR="00172C1C" w:rsidRDefault="00703C9A">
      <w:pPr>
        <w:pStyle w:val="BodyText"/>
      </w:pPr>
      <w:r>
        <w:t>A variety of methods have been proposed to convert DNA sequences into two dimensional visualizations</w:t>
      </w:r>
      <w:del w:id="12" w:author="Revision" w:date="2019-04-09T01:35:00Z">
        <w:r>
          <w:delText xml:space="preserve"> (Randić et al. 2003; Qi, Li, and Qi 2011; Guo and Nandy 2003; Yau et al. 2003; Gates 1986; Zou, Wang, and Wang 2014; Jeffrey 1990; Peng et al. 1992; Lee 2018; Bari et al. 2013).</w:delText>
        </w:r>
      </w:del>
      <w:ins w:id="13" w:author="Revision" w:date="2019-04-09T01:35:00Z">
        <w:r>
          <w:t>. One common technique is to map each nucleotide to a vector and connect those vectors tip-to-tail to represent a DNA sequence. For example, the Gate</w:t>
        </w:r>
        <w:r>
          <w:t xml:space="preserve">s method (Gates 1986) uses up, down, left, and right vectors of length one to represent </w:t>
        </w:r>
        <w:proofErr w:type="spellStart"/>
        <w:r>
          <w:t>Ts</w:t>
        </w:r>
        <w:proofErr w:type="spellEnd"/>
        <w:r>
          <w:t xml:space="preserve">, As, Cs, and </w:t>
        </w:r>
        <w:proofErr w:type="spellStart"/>
        <w:r>
          <w:t>Gs</w:t>
        </w:r>
        <w:proofErr w:type="spellEnd"/>
        <w:r>
          <w:t xml:space="preserve">, respectively, while the </w:t>
        </w:r>
        <w:proofErr w:type="spellStart"/>
        <w:r>
          <w:t>Yau</w:t>
        </w:r>
        <w:proofErr w:type="spellEnd"/>
        <w:r>
          <w:t xml:space="preserve"> method (</w:t>
        </w:r>
        <w:proofErr w:type="spellStart"/>
        <w:r>
          <w:t>Yau</w:t>
        </w:r>
        <w:proofErr w:type="spellEnd"/>
        <w:r>
          <w:t xml:space="preserve"> et al. 2003) uses vectors along a unit circle to represent the bases. Others, such as Qi (</w:t>
        </w:r>
        <w:proofErr w:type="spellStart"/>
        <w:r>
          <w:t>Qi</w:t>
        </w:r>
        <w:proofErr w:type="spellEnd"/>
        <w:r>
          <w:t>, Li, and Qi 201</w:t>
        </w:r>
        <w:r>
          <w:t xml:space="preserve">1) and its derivative Squiggle (Lee </w:t>
        </w:r>
        <w:r>
          <w:lastRenderedPageBreak/>
          <w:t xml:space="preserve">2018) algorithm are based on mapping a binary representation of the sequence to upward- and downward-oriented vectors for 1s and 0s, respectively. In contrast, other algorithms such as Qi and Qi (2007) and </w:t>
        </w:r>
        <w:proofErr w:type="spellStart"/>
        <w:r>
          <w:t>Randić</w:t>
        </w:r>
        <w:proofErr w:type="spellEnd"/>
        <w:r>
          <w:t xml:space="preserve"> et al. </w:t>
        </w:r>
        <w:r>
          <w:t>(2003) are based on tablature, with the x coordinate corresponding to base number and the y coordinate to a specific nucleotide or dinucleotide, respectively.</w:t>
        </w:r>
      </w:ins>
      <w:r>
        <w:t xml:space="preserve"> These methods are highly heterogenous, but, for the sake of this paper, we will only discuss meth</w:t>
      </w:r>
      <w:r>
        <w:t xml:space="preserve">ods with no degeneracy, </w:t>
      </w:r>
      <w:r>
        <w:rPr>
          <w:i/>
        </w:rPr>
        <w:t>i.e.</w:t>
      </w:r>
      <w:r>
        <w:t xml:space="preserve"> methods that produce visualizations which may be unambiguously transformed back into the DNA sequences from which they were generated. All of these methods operate on a single underlying principle: they map each nucleotide in a</w:t>
      </w:r>
      <w:r>
        <w:t xml:space="preserve"> DNA sequence to one or more points in the Cartesian plane and treat each sequence as a walk between these points.</w:t>
      </w:r>
    </w:p>
    <w:p w14:paraId="735B46BE" w14:textId="77777777" w:rsidR="00172C1C" w:rsidRDefault="00703C9A">
      <w:pPr>
        <w:pStyle w:val="BodyText"/>
      </w:pPr>
      <w:r>
        <w:t>One effect of mapping each base to at least one point is that the number of points grows linearly with the length of the DNA sequence. This p</w:t>
      </w:r>
      <w:r>
        <w:t>oses a technological challenge, as the ability to sequence DNA has vastly outpaced tools to visualize it. Indeed, there is currently a dearth of DNA visualization tools capable of implementing the variety of methods that have been introduced in the literat</w:t>
      </w:r>
      <w:r>
        <w:t>ure (Thomas et al. 2007; Arakawa et al. 2009; Lee 2018). Taking inspiration from DNAsonification.org (Temple 2017), which allows for the auditory inspection of DNA sequences, we propose DNAvisualization.org to fill this gap in the web-based visualization t</w:t>
      </w:r>
      <w:r>
        <w:t>oolset.</w:t>
      </w:r>
    </w:p>
    <w:p w14:paraId="0FB5E342" w14:textId="77777777" w:rsidR="00172C1C" w:rsidRDefault="00703C9A">
      <w:pPr>
        <w:pStyle w:val="Heading1"/>
      </w:pPr>
      <w:bookmarkStart w:id="14" w:name="methods-and-results"/>
      <w:r>
        <w:t>Methods and Results</w:t>
      </w:r>
      <w:bookmarkEnd w:id="14"/>
    </w:p>
    <w:p w14:paraId="4FDC14BF" w14:textId="77777777" w:rsidR="00172C1C" w:rsidRDefault="00703C9A">
      <w:pPr>
        <w:pStyle w:val="Heading2"/>
      </w:pPr>
      <w:bookmarkStart w:id="15" w:name="interface"/>
      <w:r>
        <w:t>Interface</w:t>
      </w:r>
      <w:bookmarkEnd w:id="15"/>
    </w:p>
    <w:p w14:paraId="4914BEF3" w14:textId="69615B85" w:rsidR="00172C1C" w:rsidRDefault="00703C9A">
      <w:pPr>
        <w:pStyle w:val="FirstParagraph"/>
      </w:pPr>
      <w:r>
        <w:t xml:space="preserve">The user interface for the tool is deliberately simple. A user first selects </w:t>
      </w:r>
      <w:del w:id="16" w:author="Revision" w:date="2019-04-09T01:35:00Z">
        <w:r>
          <w:delText>a</w:delText>
        </w:r>
      </w:del>
      <w:ins w:id="17" w:author="Revision" w:date="2019-04-09T01:35:00Z">
        <w:r>
          <w:t>one or more</w:t>
        </w:r>
      </w:ins>
      <w:r>
        <w:t xml:space="preserve"> visualization </w:t>
      </w:r>
      <w:del w:id="18" w:author="Revision" w:date="2019-04-09T01:35:00Z">
        <w:r>
          <w:delText>method</w:delText>
        </w:r>
      </w:del>
      <w:ins w:id="19" w:author="Revision" w:date="2019-04-09T01:35:00Z">
        <w:r>
          <w:t>methods</w:t>
        </w:r>
      </w:ins>
      <w:r>
        <w:t xml:space="preserve"> from </w:t>
      </w:r>
      <w:del w:id="20" w:author="Revision" w:date="2019-04-09T01:35:00Z">
        <w:r>
          <w:delText xml:space="preserve">one of </w:delText>
        </w:r>
      </w:del>
      <w:r>
        <w:t xml:space="preserve">the five currently </w:t>
      </w:r>
      <w:del w:id="21" w:author="Revision" w:date="2019-04-09T01:35:00Z">
        <w:r>
          <w:delText xml:space="preserve">supported methods </w:delText>
        </w:r>
      </w:del>
      <w:ins w:id="22" w:author="Revision" w:date="2019-04-09T01:35:00Z">
        <w:r>
          <w:t xml:space="preserve">implemented by the </w:t>
        </w:r>
        <w:r>
          <w:rPr>
            <w:rStyle w:val="VerbatimChar"/>
          </w:rPr>
          <w:t>Squiggle</w:t>
        </w:r>
        <w:r>
          <w:t xml:space="preserve"> package </w:t>
        </w:r>
      </w:ins>
      <w:r>
        <w:t>(</w:t>
      </w:r>
      <w:proofErr w:type="spellStart"/>
      <w:r>
        <w:t>Yau</w:t>
      </w:r>
      <w:proofErr w:type="spellEnd"/>
      <w:r>
        <w:t xml:space="preserve"> et al. 2003; Gates 1986; Lee 2018; Qi and </w:t>
      </w:r>
      <w:r>
        <w:t>Qi 2007</w:t>
      </w:r>
      <w:del w:id="23" w:author="Revision" w:date="2019-04-09T01:35:00Z">
        <w:r>
          <w:delText>) and</w:delText>
        </w:r>
      </w:del>
      <w:ins w:id="24" w:author="Revision" w:date="2019-04-09T01:35:00Z">
        <w:r>
          <w:t>). The user</w:t>
        </w:r>
      </w:ins>
      <w:r>
        <w:t xml:space="preserve"> then provides FASTA-formatted sequence data to visualize, either by using the operating system’s file-input prompt, dragging-and-dropping files onto the browser window, or pasting the raw data into a text prompt. Upon receipt of sequence</w:t>
      </w:r>
      <w:r>
        <w:t xml:space="preserve"> data, a loading spinner indicates that the system is processing the data. After the data processing is complete, the loading spinner is replaced with the two-dimensional visualization.</w:t>
      </w:r>
    </w:p>
    <w:p w14:paraId="3BEE48C5" w14:textId="77777777" w:rsidR="00172C1C" w:rsidRDefault="00703C9A">
      <w:pPr>
        <w:pStyle w:val="BodyText"/>
      </w:pPr>
      <w:r>
        <w:t>The initial view is such that the entirety of each sequence’s visualiz</w:t>
      </w:r>
      <w:r>
        <w:t xml:space="preserve">ation is visible: every part of every sequence can be seen. This poses an immediate challenge, as comparing sequences of vastly different lengths will result in the smaller sequence being so small as to be essentially invisible. To solve this problem, the </w:t>
      </w:r>
      <w:r>
        <w:t xml:space="preserve">tool allows users to toggle the visibility of sequences by clicking on the corresponding legend entry, which will automatically rescale the visualization’s axes to fit the displayed sequences. The legend coloring is dynamic as well. The user may decide to </w:t>
      </w:r>
      <w:r>
        <w:t xml:space="preserve">color code the legend either with each sequence (shown in fig. </w:t>
      </w:r>
      <w:hyperlink w:anchor="fig:sequence-mode">
        <w:r>
          <w:rPr>
            <w:rStyle w:val="Hyperlink"/>
          </w:rPr>
          <w:t>1</w:t>
        </w:r>
      </w:hyperlink>
      <w:r>
        <w:t xml:space="preserve">) or each file in its own color (shown in fig. </w:t>
      </w:r>
      <w:hyperlink w:anchor="fig:file-mode">
        <w:r>
          <w:rPr>
            <w:rStyle w:val="Hyperlink"/>
          </w:rPr>
          <w:t>2</w:t>
        </w:r>
      </w:hyperlink>
      <w:r>
        <w:t>) and toggle between options after the data has been plotted, allowi</w:t>
      </w:r>
      <w:r>
        <w:t>ng for both inter- and intra-file comparisons.</w:t>
      </w:r>
    </w:p>
    <w:p w14:paraId="3F6A74E6" w14:textId="77777777" w:rsidR="00172C1C" w:rsidRDefault="00703C9A">
      <w:pPr>
        <w:pStyle w:val="BodyText"/>
      </w:pPr>
      <w:r>
        <w:t xml:space="preserve">To inspect a region of the visualization more closely, a user may click and drag over it to zoom in. When zooming in, a more detailed visualization is shown by asynchronously </w:t>
      </w:r>
      <w:r>
        <w:lastRenderedPageBreak/>
        <w:t>retrieving data for the region, al</w:t>
      </w:r>
      <w:r>
        <w:t>lowing for base-pair resolution analysis. With a single click, the axis scaling may be reset to the default zoom level.</w:t>
      </w:r>
    </w:p>
    <w:p w14:paraId="72137265" w14:textId="77777777" w:rsidR="00172C1C" w:rsidRDefault="00703C9A">
      <w:pPr>
        <w:pStyle w:val="BodyText"/>
      </w:pPr>
      <w:r>
        <w:t>The title and subtitle of the visualization are dynamically set but may be overridden at any time by the user. If the user wishes, their</w:t>
      </w:r>
      <w:r>
        <w:t xml:space="preserve"> visualization may be downloaded in one of several formats suitable for publication such as SVG, PDF, JPG, and PNG.</w:t>
      </w:r>
    </w:p>
    <w:p w14:paraId="5700F44D" w14:textId="77777777" w:rsidR="00F67C63" w:rsidRDefault="00703C9A">
      <w:pPr>
        <w:pStyle w:val="CaptionedFigure"/>
        <w:rPr>
          <w:del w:id="25" w:author="Revision" w:date="2019-04-09T01:35:00Z"/>
        </w:rPr>
      </w:pPr>
      <w:bookmarkStart w:id="26" w:name="fig:sequence-mode"/>
      <w:bookmarkStart w:id="27" w:name="fig:color-coding"/>
      <w:del w:id="28" w:author="Revision" w:date="2019-04-09T01:35:00Z">
        <w:r>
          <w:rPr>
            <w:noProof/>
          </w:rPr>
          <w:drawing>
            <wp:inline distT="0" distB="0" distL="0" distR="0" wp14:anchorId="5AA918E5" wp14:editId="242CEAC0">
              <wp:extent cx="5334000" cy="3853158"/>
              <wp:effectExtent l="0" t="0" r="0" b="0"/>
              <wp:docPr id="4" name="Picture" descr="Figure 1: Sequence mode"/>
              <wp:cNvGraphicFramePr/>
              <a:graphic xmlns:a="http://schemas.openxmlformats.org/drawingml/2006/main">
                <a:graphicData uri="http://schemas.openxmlformats.org/drawingml/2006/picture">
                  <pic:pic xmlns:pic="http://schemas.openxmlformats.org/drawingml/2006/picture">
                    <pic:nvPicPr>
                      <pic:cNvPr id="0" name="Picture" descr="figures/sequence_mode.png"/>
                      <pic:cNvPicPr>
                        <a:picLocks noChangeAspect="1" noChangeArrowheads="1"/>
                      </pic:cNvPicPr>
                    </pic:nvPicPr>
                    <pic:blipFill>
                      <a:blip r:embed="rId10"/>
                      <a:stretch>
                        <a:fillRect/>
                      </a:stretch>
                    </pic:blipFill>
                    <pic:spPr bwMode="auto">
                      <a:xfrm>
                        <a:off x="0" y="0"/>
                        <a:ext cx="5334000" cy="3853158"/>
                      </a:xfrm>
                      <a:prstGeom prst="rect">
                        <a:avLst/>
                      </a:prstGeom>
                      <a:noFill/>
                      <a:ln w="9525">
                        <a:noFill/>
                        <a:headEnd/>
                        <a:tailEnd/>
                      </a:ln>
                    </pic:spPr>
                  </pic:pic>
                </a:graphicData>
              </a:graphic>
            </wp:inline>
          </w:drawing>
        </w:r>
      </w:del>
    </w:p>
    <w:p w14:paraId="6F187A89" w14:textId="77777777" w:rsidR="00172C1C" w:rsidRDefault="00703C9A">
      <w:pPr>
        <w:pStyle w:val="CaptionedFigure"/>
        <w:rPr>
          <w:ins w:id="29" w:author="Revision" w:date="2019-04-09T01:35:00Z"/>
        </w:rPr>
      </w:pPr>
      <w:ins w:id="30" w:author="Revision" w:date="2019-04-09T01:35:00Z">
        <w:r>
          <w:rPr>
            <w:noProof/>
          </w:rPr>
          <w:drawing>
            <wp:inline distT="0" distB="0" distL="0" distR="0">
              <wp:extent cx="5334000" cy="3877849"/>
              <wp:effectExtent l="0" t="0" r="0" b="0"/>
              <wp:docPr id="1" name="Picture" descr="Figure 1: Sequence mode"/>
              <wp:cNvGraphicFramePr/>
              <a:graphic xmlns:a="http://schemas.openxmlformats.org/drawingml/2006/main">
                <a:graphicData uri="http://schemas.openxmlformats.org/drawingml/2006/picture">
                  <pic:pic xmlns:pic="http://schemas.openxmlformats.org/drawingml/2006/picture">
                    <pic:nvPicPr>
                      <pic:cNvPr id="0" name="Picture" descr="figures/sequence_mode_2.png"/>
                      <pic:cNvPicPr>
                        <a:picLocks noChangeAspect="1" noChangeArrowheads="1"/>
                      </pic:cNvPicPr>
                    </pic:nvPicPr>
                    <pic:blipFill>
                      <a:blip r:embed="rId11"/>
                      <a:stretch>
                        <a:fillRect/>
                      </a:stretch>
                    </pic:blipFill>
                    <pic:spPr bwMode="auto">
                      <a:xfrm>
                        <a:off x="0" y="0"/>
                        <a:ext cx="5334000" cy="3877849"/>
                      </a:xfrm>
                      <a:prstGeom prst="rect">
                        <a:avLst/>
                      </a:prstGeom>
                      <a:noFill/>
                      <a:ln w="9525">
                        <a:noFill/>
                        <a:headEnd/>
                        <a:tailEnd/>
                      </a:ln>
                    </pic:spPr>
                  </pic:pic>
                </a:graphicData>
              </a:graphic>
            </wp:inline>
          </w:drawing>
        </w:r>
      </w:ins>
    </w:p>
    <w:p w14:paraId="1921BEB3" w14:textId="77777777" w:rsidR="00172C1C" w:rsidRDefault="00703C9A">
      <w:pPr>
        <w:pStyle w:val="ImageCaption"/>
      </w:pPr>
      <w:r>
        <w:t>Figure 1: Sequence mode</w:t>
      </w:r>
    </w:p>
    <w:p w14:paraId="6A368E41" w14:textId="77777777" w:rsidR="00F67C63" w:rsidRDefault="00703C9A">
      <w:pPr>
        <w:pStyle w:val="CaptionedFigure"/>
        <w:rPr>
          <w:del w:id="31" w:author="Revision" w:date="2019-04-09T01:35:00Z"/>
        </w:rPr>
      </w:pPr>
      <w:bookmarkStart w:id="32" w:name="fig:file-mode"/>
      <w:bookmarkEnd w:id="26"/>
      <w:del w:id="33" w:author="Revision" w:date="2019-04-09T01:35:00Z">
        <w:r>
          <w:rPr>
            <w:noProof/>
          </w:rPr>
          <w:lastRenderedPageBreak/>
          <w:drawing>
            <wp:inline distT="0" distB="0" distL="0" distR="0" wp14:anchorId="49FC50E5" wp14:editId="6FB82FA4">
              <wp:extent cx="5334000" cy="3853158"/>
              <wp:effectExtent l="0" t="0" r="0" b="0"/>
              <wp:docPr id="5" name="Picture" descr="Figure 2: File mode"/>
              <wp:cNvGraphicFramePr/>
              <a:graphic xmlns:a="http://schemas.openxmlformats.org/drawingml/2006/main">
                <a:graphicData uri="http://schemas.openxmlformats.org/drawingml/2006/picture">
                  <pic:pic xmlns:pic="http://schemas.openxmlformats.org/drawingml/2006/picture">
                    <pic:nvPicPr>
                      <pic:cNvPr id="0" name="Picture" descr="figures/file_mode.png"/>
                      <pic:cNvPicPr>
                        <a:picLocks noChangeAspect="1" noChangeArrowheads="1"/>
                      </pic:cNvPicPr>
                    </pic:nvPicPr>
                    <pic:blipFill>
                      <a:blip r:embed="rId12"/>
                      <a:stretch>
                        <a:fillRect/>
                      </a:stretch>
                    </pic:blipFill>
                    <pic:spPr bwMode="auto">
                      <a:xfrm>
                        <a:off x="0" y="0"/>
                        <a:ext cx="5334000" cy="3853158"/>
                      </a:xfrm>
                      <a:prstGeom prst="rect">
                        <a:avLst/>
                      </a:prstGeom>
                      <a:noFill/>
                      <a:ln w="9525">
                        <a:noFill/>
                        <a:headEnd/>
                        <a:tailEnd/>
                      </a:ln>
                    </pic:spPr>
                  </pic:pic>
                </a:graphicData>
              </a:graphic>
            </wp:inline>
          </w:drawing>
        </w:r>
      </w:del>
    </w:p>
    <w:p w14:paraId="3E9DA647" w14:textId="77777777" w:rsidR="00172C1C" w:rsidRDefault="00703C9A">
      <w:pPr>
        <w:pStyle w:val="CaptionedFigure"/>
        <w:rPr>
          <w:ins w:id="34" w:author="Revision" w:date="2019-04-09T01:35:00Z"/>
        </w:rPr>
      </w:pPr>
      <w:ins w:id="35" w:author="Revision" w:date="2019-04-09T01:35:00Z">
        <w:r>
          <w:rPr>
            <w:noProof/>
          </w:rPr>
          <w:drawing>
            <wp:inline distT="0" distB="0" distL="0" distR="0">
              <wp:extent cx="5334000" cy="3877849"/>
              <wp:effectExtent l="0" t="0" r="0" b="0"/>
              <wp:docPr id="2" name="Picture" descr="Figure 2: File mode"/>
              <wp:cNvGraphicFramePr/>
              <a:graphic xmlns:a="http://schemas.openxmlformats.org/drawingml/2006/main">
                <a:graphicData uri="http://schemas.openxmlformats.org/drawingml/2006/picture">
                  <pic:pic xmlns:pic="http://schemas.openxmlformats.org/drawingml/2006/picture">
                    <pic:nvPicPr>
                      <pic:cNvPr id="0" name="Picture" descr="figures/file_mode_2.png"/>
                      <pic:cNvPicPr>
                        <a:picLocks noChangeAspect="1" noChangeArrowheads="1"/>
                      </pic:cNvPicPr>
                    </pic:nvPicPr>
                    <pic:blipFill>
                      <a:blip r:embed="rId13"/>
                      <a:stretch>
                        <a:fillRect/>
                      </a:stretch>
                    </pic:blipFill>
                    <pic:spPr bwMode="auto">
                      <a:xfrm>
                        <a:off x="0" y="0"/>
                        <a:ext cx="5334000" cy="3877849"/>
                      </a:xfrm>
                      <a:prstGeom prst="rect">
                        <a:avLst/>
                      </a:prstGeom>
                      <a:noFill/>
                      <a:ln w="9525">
                        <a:noFill/>
                        <a:headEnd/>
                        <a:tailEnd/>
                      </a:ln>
                    </pic:spPr>
                  </pic:pic>
                </a:graphicData>
              </a:graphic>
            </wp:inline>
          </w:drawing>
        </w:r>
      </w:ins>
    </w:p>
    <w:p w14:paraId="4100D60C" w14:textId="77777777" w:rsidR="00172C1C" w:rsidRDefault="00703C9A">
      <w:pPr>
        <w:pStyle w:val="ImageCaption"/>
      </w:pPr>
      <w:r>
        <w:t>Figure 2: File mode</w:t>
      </w:r>
    </w:p>
    <w:bookmarkEnd w:id="32"/>
    <w:p w14:paraId="5820658C" w14:textId="77777777" w:rsidR="00172C1C" w:rsidRDefault="00703C9A">
      <w:pPr>
        <w:pStyle w:val="BodyText"/>
      </w:pPr>
      <w:r>
        <w:t>DNAvisualization.org supports color coding each sequence or file individually.</w:t>
      </w:r>
    </w:p>
    <w:p w14:paraId="6DE487DE" w14:textId="77777777" w:rsidR="00172C1C" w:rsidRDefault="00703C9A">
      <w:pPr>
        <w:pStyle w:val="Heading2"/>
      </w:pPr>
      <w:bookmarkStart w:id="36" w:name="implementation"/>
      <w:bookmarkEnd w:id="27"/>
      <w:r>
        <w:t>Implementatio</w:t>
      </w:r>
      <w:r>
        <w:t>n</w:t>
      </w:r>
      <w:bookmarkEnd w:id="36"/>
    </w:p>
    <w:p w14:paraId="733D51F2" w14:textId="4A38EEED" w:rsidR="00172C1C" w:rsidRDefault="00703C9A">
      <w:pPr>
        <w:pStyle w:val="FirstParagraph"/>
      </w:pPr>
      <w:r>
        <w:t>The web tool is built using a novel</w:t>
      </w:r>
      <w:del w:id="37" w:author="Revision" w:date="2019-04-09T01:35:00Z">
        <w:r>
          <w:delText xml:space="preserve">, entirely serverless </w:delText>
        </w:r>
      </w:del>
      <w:ins w:id="38" w:author="Revision" w:date="2019-04-09T01:35:00Z">
        <w:r>
          <w:t xml:space="preserve"> </w:t>
        </w:r>
      </w:ins>
      <w:r>
        <w:t xml:space="preserve">architecture, with computing, as well as data storage and selective retrieval, done in </w:t>
      </w:r>
      <w:del w:id="39" w:author="Revision" w:date="2019-04-09T01:35:00Z">
        <w:r>
          <w:delText>a</w:delText>
        </w:r>
      </w:del>
      <w:ins w:id="40" w:author="Revision" w:date="2019-04-09T01:35:00Z">
        <w:r>
          <w:t>an entirely</w:t>
        </w:r>
      </w:ins>
      <w:r>
        <w:t xml:space="preserve"> </w:t>
      </w:r>
      <w:proofErr w:type="spellStart"/>
      <w:r>
        <w:t>serverless</w:t>
      </w:r>
      <w:proofErr w:type="spellEnd"/>
      <w:r>
        <w:t xml:space="preserve"> manner. To understand how this system differs from a traditional architecture, consider a traditional approa</w:t>
      </w:r>
      <w:r>
        <w:t>ch to building the DNAvisualization.org tool. A server, usually running Linux or Microsoft Windows, is established to handle HTTP requests to the website. This server is either maintained by a university or, increasingly often, a cloud service provider. If</w:t>
      </w:r>
      <w:r>
        <w:t xml:space="preserve"> there are no requests (as can be expected to be a nontrivial fraction of the time for low-traffic web tools), the server sits idle. When requests are submitted, the server responds to each one. If the server is at capacity, requests may go unanswered or, </w:t>
      </w:r>
      <w:r>
        <w:t>with additional complexity, more servers may be requested from cloud services provider to meet the greater demand. Data storage is usually provided by a relational database management system (RDBMS), which must also be running on a server.</w:t>
      </w:r>
    </w:p>
    <w:p w14:paraId="127DAC53" w14:textId="77777777" w:rsidR="00172C1C" w:rsidRDefault="00703C9A">
      <w:pPr>
        <w:pStyle w:val="BodyText"/>
      </w:pPr>
      <w:r>
        <w:t>This paradigm ha</w:t>
      </w:r>
      <w:r>
        <w:t>s several disadvantages: disruptions to the server result in disruptions to the website, greater expertise is required for the development and maintenance of the website, the server wastes resources while sitting idle, and the server’s computational and st</w:t>
      </w:r>
      <w:r>
        <w:t>orage capacity is directly limited by its hardware.</w:t>
      </w:r>
    </w:p>
    <w:p w14:paraId="7A48A5EB" w14:textId="48DEE34A" w:rsidR="00172C1C" w:rsidRDefault="00703C9A">
      <w:pPr>
        <w:pStyle w:val="BodyText"/>
      </w:pPr>
      <w:del w:id="41" w:author="Revision" w:date="2019-04-09T01:35:00Z">
        <w:r>
          <w:lastRenderedPageBreak/>
          <w:delText>To solve these problems, a</w:delText>
        </w:r>
      </w:del>
      <w:ins w:id="42" w:author="Revision" w:date="2019-04-09T01:35:00Z">
        <w:r>
          <w:t>A</w:t>
        </w:r>
      </w:ins>
      <w:r>
        <w:t xml:space="preserve"> new model has been introduced called </w:t>
      </w:r>
      <w:proofErr w:type="spellStart"/>
      <w:r>
        <w:t>serverless</w:t>
      </w:r>
      <w:proofErr w:type="spellEnd"/>
      <w:r>
        <w:t xml:space="preserve"> computing</w:t>
      </w:r>
      <w:del w:id="43" w:author="Revision" w:date="2019-04-09T01:35:00Z">
        <w:r>
          <w:delText xml:space="preserve"> </w:delText>
        </w:r>
      </w:del>
      <w:ins w:id="44" w:author="Revision" w:date="2019-04-09T01:35:00Z">
        <w:r>
          <w:rPr>
            <w:rStyle w:val="FootnoteReference"/>
          </w:rPr>
          <w:footnoteReference w:id="2"/>
        </w:r>
      </w:ins>
      <w:r>
        <w:t>or Function-as-a-Service (</w:t>
      </w:r>
      <w:proofErr w:type="spellStart"/>
      <w:r>
        <w:t>FaaS</w:t>
      </w:r>
      <w:proofErr w:type="spellEnd"/>
      <w:del w:id="47" w:author="Revision" w:date="2019-04-09T01:35:00Z">
        <w:r>
          <w:delText>).</w:delText>
        </w:r>
      </w:del>
      <w:ins w:id="48" w:author="Revision" w:date="2019-04-09T01:35:00Z">
        <w:r>
          <w:t xml:space="preserve">) that </w:t>
        </w:r>
        <w:proofErr w:type="gramStart"/>
        <w:r>
          <w:t>is able to</w:t>
        </w:r>
        <w:proofErr w:type="gramEnd"/>
        <w:r>
          <w:t xml:space="preserve"> solve these problems.</w:t>
        </w:r>
      </w:ins>
      <w:r>
        <w:t xml:space="preserve"> The basic idea is that a software developer specifies code to be executed </w:t>
      </w:r>
      <w:r>
        <w:t>(</w:t>
      </w:r>
      <w:r>
        <w:rPr>
          <w:i/>
        </w:rPr>
        <w:t>i.e.</w:t>
      </w:r>
      <w:r>
        <w:t xml:space="preserve"> a function) and then invokes it on varying inputs. The cloud service provider is thereby delegated the responsibility for the execution of the code</w:t>
      </w:r>
      <w:del w:id="49" w:author="Revision" w:date="2019-04-09T01:35:00Z">
        <w:r>
          <w:delText>.</w:delText>
        </w:r>
      </w:del>
      <w:ins w:id="50" w:author="Revision" w:date="2019-04-09T01:35:00Z">
        <w:r>
          <w:t>, thus enhancing developer productivity (Jonas et al. 2019).</w:t>
        </w:r>
      </w:ins>
      <w:r>
        <w:t xml:space="preserve"> In this model, the pricing is </w:t>
      </w:r>
      <w:ins w:id="51" w:author="Revision" w:date="2019-04-09T01:35:00Z">
        <w:r>
          <w:t xml:space="preserve">calculated </w:t>
        </w:r>
      </w:ins>
      <w:r>
        <w:t>b</w:t>
      </w:r>
      <w:r>
        <w:t>y function invocation</w:t>
      </w:r>
      <w:ins w:id="52" w:author="Revision" w:date="2019-04-09T01:35:00Z">
        <w:r>
          <w:t>, typically metered to the tenth of a second</w:t>
        </w:r>
      </w:ins>
      <w:r>
        <w:t>. When not being used, there is no cost to the user. On the other hand, if there are numerous simultaneous function invocations, each invocation is handled separately, in parallel.</w:t>
      </w:r>
    </w:p>
    <w:p w14:paraId="50122A4C" w14:textId="77777777" w:rsidR="00172C1C" w:rsidRDefault="00703C9A">
      <w:pPr>
        <w:pStyle w:val="BodyText"/>
      </w:pPr>
      <w:r>
        <w:t>By making the serverless function a virtual “server” and invoking the function upon each individual request, one is able to take full advantage of serverless computing. For each request to the website, a virtual server is created for just long enough to re</w:t>
      </w:r>
      <w:r>
        <w:t>spond to the request and then immediately extinguished. This results in the website being able to instantly scale to use precisely the resources needed to meet demand.</w:t>
      </w:r>
    </w:p>
    <w:p w14:paraId="63ED7E3F" w14:textId="2D85C43C" w:rsidR="00172C1C" w:rsidRDefault="00703C9A">
      <w:pPr>
        <w:pStyle w:val="BodyText"/>
      </w:pPr>
      <w:ins w:id="53" w:author="Revision" w:date="2019-04-09T01:35:00Z">
        <w:r>
          <w:t xml:space="preserve">At the time of this writing, there are a variety of </w:t>
        </w:r>
        <w:proofErr w:type="spellStart"/>
        <w:r>
          <w:t>serverless</w:t>
        </w:r>
        <w:proofErr w:type="spellEnd"/>
        <w:r>
          <w:t xml:space="preserve"> computing platforms inclu</w:t>
        </w:r>
        <w:r>
          <w:t xml:space="preserve">ding (but certainly not limited to) Amazon Web Services (AWS) Lambda (https://aws.amazon.com/lambda/), Google Cloud Functions (http://cloud.google.com/functions/), and Microsoft Azure Functions (https://azure.microsoft.com/en-us/services/functions/), each </w:t>
        </w:r>
        <w:r>
          <w:t xml:space="preserve">of which differ in terms of factors such as supported programming languages, startup latency, and pricing structure (Wang et al. 2018). </w:t>
        </w:r>
      </w:ins>
      <w:r>
        <w:t xml:space="preserve">DNAvisualization.org is built atop </w:t>
      </w:r>
      <w:del w:id="54" w:author="Revision" w:date="2019-04-09T01:35:00Z">
        <w:r>
          <w:delText>Amazon Web Services (</w:delText>
        </w:r>
      </w:del>
      <w:r>
        <w:t>AWS</w:t>
      </w:r>
      <w:del w:id="55" w:author="Revision" w:date="2019-04-09T01:35:00Z">
        <w:r>
          <w:delText>)</w:delText>
        </w:r>
      </w:del>
      <w:ins w:id="56" w:author="Revision" w:date="2019-04-09T01:35:00Z">
        <w:r>
          <w:t xml:space="preserve"> Lambda</w:t>
        </w:r>
      </w:ins>
      <w:r>
        <w:t xml:space="preserve"> due to </w:t>
      </w:r>
      <w:del w:id="57" w:author="Revision" w:date="2019-04-09T01:35:00Z">
        <w:r>
          <w:delText>their generous</w:delText>
        </w:r>
      </w:del>
      <w:ins w:id="58" w:author="Revision" w:date="2019-04-09T01:35:00Z">
        <w:r>
          <w:t>its permanent</w:t>
        </w:r>
      </w:ins>
      <w:r>
        <w:t xml:space="preserve"> free tier that, at the time of this writing, allows f</w:t>
      </w:r>
      <w:r>
        <w:t xml:space="preserve">or one-million free function invocations </w:t>
      </w:r>
      <w:ins w:id="59" w:author="Revision" w:date="2019-04-09T01:35:00Z">
        <w:r>
          <w:t xml:space="preserve">totaling up to 3.2 million seconds of compute time </w:t>
        </w:r>
      </w:ins>
      <w:r>
        <w:t>per month</w:t>
      </w:r>
      <w:del w:id="60" w:author="Revision" w:date="2019-04-09T01:35:00Z">
        <w:r>
          <w:delText xml:space="preserve"> using their Lambda serverless c</w:delText>
        </w:r>
        <w:r>
          <w:delText>ompute platform</w:delText>
        </w:r>
      </w:del>
      <w:ins w:id="61" w:author="Revision" w:date="2019-04-09T01:35:00Z">
        <w:r>
          <w:rPr>
            <w:rStyle w:val="FootnoteReference"/>
          </w:rPr>
          <w:footnoteReference w:id="3"/>
        </w:r>
      </w:ins>
      <w:r>
        <w:t xml:space="preserve">, which is anticipated to easily meet the demand for the site. </w:t>
      </w:r>
      <w:proofErr w:type="gramStart"/>
      <w:r>
        <w:t>In the event that</w:t>
      </w:r>
      <w:proofErr w:type="gramEnd"/>
      <w:r>
        <w:t xml:space="preserve"> the free tier is exceeded, AWS Lambda’s pricing is </w:t>
      </w:r>
      <w:del w:id="64" w:author="Revision" w:date="2019-04-09T01:35:00Z">
        <w:r>
          <w:delText>very affordable</w:delText>
        </w:r>
      </w:del>
      <w:ins w:id="65" w:author="Revision" w:date="2019-04-09T01:35:00Z">
        <w:r>
          <w:t>$0.20 per million func</w:t>
        </w:r>
        <w:r>
          <w:t>tion invocations and $0.00001667 dollars per GB-second</w:t>
        </w:r>
        <w:r>
          <w:rPr>
            <w:rStyle w:val="FootnoteReference"/>
          </w:rPr>
          <w:footnoteReference w:id="4"/>
        </w:r>
        <w:r>
          <w:t xml:space="preserve"> of computation at the time of this writing</w:t>
        </w:r>
      </w:ins>
      <w:r>
        <w:t>.</w:t>
      </w:r>
    </w:p>
    <w:p w14:paraId="29113285" w14:textId="6B5A6227" w:rsidR="00172C1C" w:rsidRDefault="00703C9A">
      <w:pPr>
        <w:pStyle w:val="BodyText"/>
      </w:pPr>
      <w:r>
        <w:t xml:space="preserve">For DNAvisualization.org, we use AWS Lambda to serverlessly transform submitted DNA sequences into their visualizations in parallel, in addition to serving </w:t>
      </w:r>
      <w:r>
        <w:t>the static assets (</w:t>
      </w:r>
      <w:r>
        <w:rPr>
          <w:i/>
        </w:rPr>
        <w:t>i.e.</w:t>
      </w:r>
      <w:r>
        <w:t xml:space="preserve"> HTML, Javascript, and CSS files) to the user. The site uses Python’s Flask web </w:t>
      </w:r>
      <w:del w:id="68" w:author="Revision" w:date="2019-04-09T01:35:00Z">
        <w:r>
          <w:delText>framework</w:delText>
        </w:r>
      </w:del>
      <w:proofErr w:type="spellStart"/>
      <w:ins w:id="69" w:author="Revision" w:date="2019-04-09T01:35:00Z">
        <w:r>
          <w:t>microframework</w:t>
        </w:r>
        <w:proofErr w:type="spellEnd"/>
        <w:r>
          <w:t xml:space="preserve"> (http://flask.pocoo.org)</w:t>
        </w:r>
      </w:ins>
      <w:r>
        <w:t xml:space="preserve"> and has its deployment to AWS Lambda seamlessly automated by the Zappa tool</w:t>
      </w:r>
      <w:del w:id="70" w:author="Revision" w:date="2019-04-09T01:35:00Z">
        <w:r>
          <w:delText>.</w:delText>
        </w:r>
      </w:del>
      <w:ins w:id="71" w:author="Revision" w:date="2019-04-09T01:35:00Z">
        <w:r>
          <w:t xml:space="preserve"> (https://github.com/Miserlou/Zappa).</w:t>
        </w:r>
      </w:ins>
    </w:p>
    <w:p w14:paraId="13CBE6EB" w14:textId="77777777" w:rsidR="00172C1C" w:rsidRDefault="00703C9A">
      <w:pPr>
        <w:pStyle w:val="BodyText"/>
      </w:pPr>
      <w:r>
        <w:t>It must be noted that using a serverless architecture to host a website is not novel by itself. Rather, the novelty of the architecture lies in its combination of serverless computing for request handling with query-in-place data retrieval on compressed da</w:t>
      </w:r>
      <w:r>
        <w:t xml:space="preserve">ta. As mentioned </w:t>
      </w:r>
      <w:r>
        <w:lastRenderedPageBreak/>
        <w:t>previously, a normal web architecture would use a server running a RDBMS to handle data storage. In the case of DNA visualization, the database would be used to persist the transformed DNA sequences as x- and y-coordinates that may be quer</w:t>
      </w:r>
      <w:r>
        <w:t xml:space="preserve">ied when zooming in on a region. However, using a database server creates many of the same issues as using a server for web hosting, such as scalability, cost, and parallelism. Instead of using an RDBMS, we used the S3 cloud storage platform combined with </w:t>
      </w:r>
      <w:r>
        <w:t>the S3 Select query-in-place functionality offered by AWS. In essence, this service allows one to upload a compressed tabular file to S3 and then submit a SQL query to be executed against the tabular data. In this paradigm, pricing is based on the amount a</w:t>
      </w:r>
      <w:r>
        <w:t xml:space="preserve">nd duration of data storage, the amount of </w:t>
      </w:r>
      <w:ins w:id="72" w:author="Revision" w:date="2019-04-09T01:35:00Z">
        <w:r>
          <w:t xml:space="preserve">data </w:t>
        </w:r>
      </w:ins>
      <w:r>
        <w:t>scanned during querying, and the amount of data returned by query</w:t>
      </w:r>
      <w:ins w:id="73" w:author="Revision" w:date="2019-04-09T01:35:00Z">
        <w:r>
          <w:t>. At the time of this writing, the price of storage in S3 is $0.023 per GB per month (for the first 50 TB of data), with S3 Select priced at $0</w:t>
        </w:r>
        <w:r>
          <w:t>.002 per GB of data scanned and $0.0007 per GB of data returned</w:t>
        </w:r>
      </w:ins>
      <w:r>
        <w:t>.</w:t>
      </w:r>
    </w:p>
    <w:p w14:paraId="10668D9B" w14:textId="0574608B" w:rsidR="00172C1C" w:rsidRDefault="00703C9A">
      <w:pPr>
        <w:pStyle w:val="BodyText"/>
      </w:pPr>
      <w:r>
        <w:t>For DNAvisualization.org, each submitted sequence’s transformation is stored on AWS S3 in the open-source Apache Parquet tabular data format using Snappy columnar compression. Then, when a us</w:t>
      </w:r>
      <w:r>
        <w:t xml:space="preserve">er zooms in on a region, a request is sent to AWS Lambda, which submits a SQL query to S3 Select, which in turn scans the file for data in the region. The matching data </w:t>
      </w:r>
      <w:del w:id="74" w:author="Revision" w:date="2019-04-09T01:35:00Z">
        <w:r>
          <w:delText>is</w:delText>
        </w:r>
      </w:del>
      <w:ins w:id="75" w:author="Revision" w:date="2019-04-09T01:35:00Z">
        <w:r>
          <w:t>are</w:t>
        </w:r>
      </w:ins>
      <w:r>
        <w:t xml:space="preserve"> then returned to the Lambda function, which downsamples the data if necessary (to p</w:t>
      </w:r>
      <w:r>
        <w:t>revent wasting users’ memory with more data points than can be shown) and returns it to the browser, which then updates the visualization. This process happens entirely in parallel for each sequence that the user has submitted, regardless of how much deman</w:t>
      </w:r>
      <w:r>
        <w:t>d there is on the website, showcasing the usefulness of serverless computing. The S3 buckets (</w:t>
      </w:r>
      <w:r>
        <w:rPr>
          <w:i/>
        </w:rPr>
        <w:t>i.e.</w:t>
      </w:r>
      <w:r>
        <w:t xml:space="preserve"> folders) containing the cached DNA sequence transformations are configured such that twenty-four hours after a user has submitted a sequence for visualizatio</w:t>
      </w:r>
      <w:r>
        <w:t>n, its transformation is automatically deleted, thereby further reducing the cost of the website’s operation.</w:t>
      </w:r>
    </w:p>
    <w:p w14:paraId="5CA85709" w14:textId="77777777" w:rsidR="00F67C63" w:rsidRDefault="00703C9A">
      <w:pPr>
        <w:pStyle w:val="CaptionedFigure"/>
        <w:rPr>
          <w:del w:id="76" w:author="Revision" w:date="2019-04-09T01:35:00Z"/>
        </w:rPr>
      </w:pPr>
      <w:bookmarkStart w:id="77" w:name="fig:architecture"/>
      <w:del w:id="78" w:author="Revision" w:date="2019-04-09T01:35:00Z">
        <w:r>
          <w:rPr>
            <w:noProof/>
          </w:rPr>
          <w:drawing>
            <wp:inline distT="0" distB="0" distL="0" distR="0" wp14:anchorId="006E8918" wp14:editId="2B8DFDA4">
              <wp:extent cx="3886200" cy="3827318"/>
              <wp:effectExtent l="0" t="0" r="0" b="0"/>
              <wp:docPr id="6" name="Picture" descr="Figure 3: A sequence diagram demonstrating the interactions between the client’s browser, AWS Lambda, and AWS S3. There are two sets of interactions: initial sequence transformation and sequence querying. Each of these interactions happens in parallel for each sequence."/>
              <wp:cNvGraphicFramePr/>
              <a:graphic xmlns:a="http://schemas.openxmlformats.org/drawingml/2006/main">
                <a:graphicData uri="http://schemas.openxmlformats.org/drawingml/2006/picture">
                  <pic:pic xmlns:pic="http://schemas.openxmlformats.org/drawingml/2006/picture">
                    <pic:nvPicPr>
                      <pic:cNvPr id="0" name="Picture" descr="figures/architecture.png"/>
                      <pic:cNvPicPr>
                        <a:picLocks noChangeAspect="1" noChangeArrowheads="1"/>
                      </pic:cNvPicPr>
                    </pic:nvPicPr>
                    <pic:blipFill>
                      <a:blip r:embed="rId14"/>
                      <a:stretch>
                        <a:fillRect/>
                      </a:stretch>
                    </pic:blipFill>
                    <pic:spPr bwMode="auto">
                      <a:xfrm>
                        <a:off x="0" y="0"/>
                        <a:ext cx="3886200" cy="3827318"/>
                      </a:xfrm>
                      <a:prstGeom prst="rect">
                        <a:avLst/>
                      </a:prstGeom>
                      <a:noFill/>
                      <a:ln w="9525">
                        <a:noFill/>
                        <a:headEnd/>
                        <a:tailEnd/>
                      </a:ln>
                    </pic:spPr>
                  </pic:pic>
                </a:graphicData>
              </a:graphic>
            </wp:inline>
          </w:drawing>
        </w:r>
      </w:del>
    </w:p>
    <w:p w14:paraId="411FEA5B" w14:textId="77777777" w:rsidR="00F67C63" w:rsidRDefault="00703C9A">
      <w:pPr>
        <w:pStyle w:val="ImageCaption"/>
        <w:rPr>
          <w:del w:id="79" w:author="Revision" w:date="2019-04-09T01:35:00Z"/>
        </w:rPr>
      </w:pPr>
      <w:del w:id="80" w:author="Revision" w:date="2019-04-09T01:35:00Z">
        <w:r>
          <w:delText>Figure 3: A sequence diagram demonstrating the interactions between the client’s browser, AWS Lambda</w:delText>
        </w:r>
        <w:r>
          <w:delText>, and AWS S3. There are two sets of interactions: initial sequence transformation and sequence querying. Each of these interactions happens in parallel for each sequence.</w:delText>
        </w:r>
      </w:del>
    </w:p>
    <w:p w14:paraId="49532AAE" w14:textId="77777777" w:rsidR="00172C1C" w:rsidRDefault="00703C9A">
      <w:pPr>
        <w:pStyle w:val="CaptionedFigure"/>
        <w:rPr>
          <w:ins w:id="81" w:author="Revision" w:date="2019-04-09T01:35:00Z"/>
        </w:rPr>
      </w:pPr>
      <w:ins w:id="82" w:author="Revision" w:date="2019-04-09T01:35:00Z">
        <w:r>
          <w:rPr>
            <w:noProof/>
          </w:rPr>
          <w:drawing>
            <wp:inline distT="0" distB="0" distL="0" distR="0">
              <wp:extent cx="3886200" cy="1921029"/>
              <wp:effectExtent l="0" t="0" r="0" b="0"/>
              <wp:docPr id="3" name="Picture" descr="Figure 3: A diagram displaying the flow of information during initial sequence transformation (1) and sequence querying (2). For initial sequence transformation, FASTA files (1A) are parsed in the user’s browser and submitted asynchronously in parallel to the serverless Lambda functions (1B). If the sequence does not already have an existing transformation using the specified visualization method, the functions transform the sequence and store the data in AWS S3 (1C) in the binary Parquet format. The functions then downsample the transformed data and return it the client’s browser in JSON format (1E) to be plotted (1F). If a user wishes to see more detail of a particular region (2A), the browser sends an asynchronous query containing the location of the region for each plotted DNA sequence to a Lambda function (not shown). In parallel, each function converts the query into a SQL statement and submit the query to S3 Select (2B). S3 Select scans the transformed DNA sequence and returns only the data in the region to the Lambda function, which in turn downsamples to JSON (2C) and returns it to the user’s browser for plotting (2D)."/>
              <wp:cNvGraphicFramePr/>
              <a:graphic xmlns:a="http://schemas.openxmlformats.org/drawingml/2006/main">
                <a:graphicData uri="http://schemas.openxmlformats.org/drawingml/2006/picture">
                  <pic:pic xmlns:pic="http://schemas.openxmlformats.org/drawingml/2006/picture">
                    <pic:nvPicPr>
                      <pic:cNvPr id="0" name="Picture" descr="figures/architecture2.png"/>
                      <pic:cNvPicPr>
                        <a:picLocks noChangeAspect="1" noChangeArrowheads="1"/>
                      </pic:cNvPicPr>
                    </pic:nvPicPr>
                    <pic:blipFill>
                      <a:blip r:embed="rId15"/>
                      <a:stretch>
                        <a:fillRect/>
                      </a:stretch>
                    </pic:blipFill>
                    <pic:spPr bwMode="auto">
                      <a:xfrm>
                        <a:off x="0" y="0"/>
                        <a:ext cx="3886200" cy="1921029"/>
                      </a:xfrm>
                      <a:prstGeom prst="rect">
                        <a:avLst/>
                      </a:prstGeom>
                      <a:noFill/>
                      <a:ln w="9525">
                        <a:noFill/>
                        <a:headEnd/>
                        <a:tailEnd/>
                      </a:ln>
                    </pic:spPr>
                  </pic:pic>
                </a:graphicData>
              </a:graphic>
            </wp:inline>
          </w:drawing>
        </w:r>
      </w:ins>
    </w:p>
    <w:p w14:paraId="169937F8" w14:textId="77777777" w:rsidR="00172C1C" w:rsidRDefault="00703C9A">
      <w:pPr>
        <w:pStyle w:val="ImageCaption"/>
        <w:rPr>
          <w:ins w:id="83" w:author="Revision" w:date="2019-04-09T01:35:00Z"/>
        </w:rPr>
      </w:pPr>
      <w:ins w:id="84" w:author="Revision" w:date="2019-04-09T01:35:00Z">
        <w:r>
          <w:t>Figure 3: A diagram displaying the flow of information during initial sequence transformation (1) and sequence querying (2). For initial sequenc</w:t>
        </w:r>
        <w:r>
          <w:t xml:space="preserve">e transformation, FASTA files (1A) are parsed in the user’s browser and submitted asynchronously in parallel to the </w:t>
        </w:r>
        <w:proofErr w:type="spellStart"/>
        <w:r>
          <w:t>serverless</w:t>
        </w:r>
        <w:proofErr w:type="spellEnd"/>
        <w:r>
          <w:t xml:space="preserve"> Lambda functions (1B). If the sequence does not already have an existing transformation using the specified visualization method,</w:t>
        </w:r>
        <w:r>
          <w:t xml:space="preserve"> the functions transform the sequence and store the data in AWS S3 (1C) in the binary Parquet format. The functions then </w:t>
        </w:r>
        <w:proofErr w:type="spellStart"/>
        <w:r>
          <w:t>downsample</w:t>
        </w:r>
        <w:proofErr w:type="spellEnd"/>
        <w:r>
          <w:t xml:space="preserve"> the transformed data and return it the client’s browser in JSON format (1E) to be plotted (1F). If a </w:t>
        </w:r>
        <w:r>
          <w:lastRenderedPageBreak/>
          <w:t>user wishes to see more</w:t>
        </w:r>
        <w:r>
          <w:t xml:space="preserve"> detail of a </w:t>
        </w:r>
        <w:proofErr w:type="gramStart"/>
        <w:r>
          <w:t>particular region</w:t>
        </w:r>
        <w:proofErr w:type="gramEnd"/>
        <w:r>
          <w:t xml:space="preserve"> (2A), the browser sends an asynchronous query containing the location of the region for each plotted DNA sequence to a Lambda function (not shown). In parallel, each function converts the query into a SQL statement and submit</w:t>
        </w:r>
        <w:r>
          <w:t xml:space="preserve"> the query to S3 Select (2B). S3 Select scans the transformed DNA sequence and returns only the data in the region to the Lambda function, which in turn </w:t>
        </w:r>
        <w:proofErr w:type="spellStart"/>
        <w:r>
          <w:t>downsamples</w:t>
        </w:r>
        <w:proofErr w:type="spellEnd"/>
        <w:r>
          <w:t xml:space="preserve"> to JSON (2C) and returns it to the user’s browser for plotting (2D).</w:t>
        </w:r>
      </w:ins>
    </w:p>
    <w:bookmarkEnd w:id="77"/>
    <w:p w14:paraId="0F04E802" w14:textId="77777777" w:rsidR="00172C1C" w:rsidRDefault="00703C9A">
      <w:pPr>
        <w:pStyle w:val="BodyText"/>
      </w:pPr>
      <w:r>
        <w:t>An overview of the arc</w:t>
      </w:r>
      <w:r>
        <w:t xml:space="preserve">hitecture is presented in fig. </w:t>
      </w:r>
      <w:hyperlink w:anchor="fig:architecture">
        <w:r>
          <w:rPr>
            <w:rStyle w:val="Hyperlink"/>
          </w:rPr>
          <w:t>3</w:t>
        </w:r>
      </w:hyperlink>
      <w:r>
        <w:t>.</w:t>
      </w:r>
    </w:p>
    <w:p w14:paraId="4A455012" w14:textId="77777777" w:rsidR="00172C1C" w:rsidRDefault="00703C9A">
      <w:pPr>
        <w:pStyle w:val="Heading1"/>
      </w:pPr>
      <w:bookmarkStart w:id="85" w:name="discussion"/>
      <w:r>
        <w:t>Discussion</w:t>
      </w:r>
      <w:bookmarkEnd w:id="85"/>
    </w:p>
    <w:p w14:paraId="601D96FB" w14:textId="77777777" w:rsidR="00172C1C" w:rsidRDefault="00703C9A">
      <w:pPr>
        <w:pStyle w:val="FirstParagraph"/>
      </w:pPr>
      <w:r>
        <w:t>Because DNA sequence transformation is an inherently parallelizable task, the use of serverless computing is a natural fit for this application. However, not all web applic</w:t>
      </w:r>
      <w:r>
        <w:t xml:space="preserve">ations for biology are </w:t>
      </w:r>
      <w:ins w:id="86" w:author="Revision" w:date="2019-04-09T01:35:00Z">
        <w:r>
          <w:t xml:space="preserve">currently </w:t>
        </w:r>
      </w:ins>
      <w:r>
        <w:t xml:space="preserve">amenable to </w:t>
      </w:r>
      <w:proofErr w:type="spellStart"/>
      <w:r>
        <w:t>serverless</w:t>
      </w:r>
      <w:proofErr w:type="spellEnd"/>
      <w:r>
        <w:t xml:space="preserve"> computing</w:t>
      </w:r>
      <w:ins w:id="87" w:author="Revision" w:date="2019-04-09T01:35:00Z">
        <w:r>
          <w:t xml:space="preserve"> due to the constraints imposed by cloud services providers</w:t>
        </w:r>
      </w:ins>
      <w:r>
        <w:t>.</w:t>
      </w:r>
    </w:p>
    <w:p w14:paraId="6A361038" w14:textId="5237B4FC" w:rsidR="00172C1C" w:rsidRDefault="00703C9A">
      <w:pPr>
        <w:pStyle w:val="BodyText"/>
      </w:pPr>
      <w:r>
        <w:t xml:space="preserve">The primary limitation of </w:t>
      </w:r>
      <w:del w:id="88" w:author="Revision" w:date="2019-04-09T01:35:00Z">
        <w:r>
          <w:delText>this architecture is</w:delText>
        </w:r>
      </w:del>
      <w:proofErr w:type="spellStart"/>
      <w:ins w:id="89" w:author="Revision" w:date="2019-04-09T01:35:00Z">
        <w:r>
          <w:t>serverless</w:t>
        </w:r>
        <w:proofErr w:type="spellEnd"/>
        <w:r>
          <w:t xml:space="preserve"> computing for web tools is the</w:t>
        </w:r>
      </w:ins>
      <w:r>
        <w:t xml:space="preserve"> necessity for a short duration of computation (currently on th</w:t>
      </w:r>
      <w:r>
        <w:t>e scale of seconds</w:t>
      </w:r>
      <w:ins w:id="90" w:author="Revision" w:date="2019-04-09T01:35:00Z">
        <w:r>
          <w:t xml:space="preserve"> to minutes, depending on the platform</w:t>
        </w:r>
      </w:ins>
      <w:r>
        <w:t xml:space="preserve">) or, failing that, the ability to parallelize the computation and the data. In addition, </w:t>
      </w:r>
      <w:ins w:id="91" w:author="Revision" w:date="2019-04-09T01:35:00Z">
        <w:r>
          <w:t xml:space="preserve">a function’s </w:t>
        </w:r>
      </w:ins>
      <w:r>
        <w:t xml:space="preserve">memory </w:t>
      </w:r>
      <w:del w:id="92" w:author="Revision" w:date="2019-04-09T01:35:00Z">
        <w:r>
          <w:delText xml:space="preserve">constraints on the </w:delText>
        </w:r>
      </w:del>
      <w:ins w:id="93" w:author="Revision" w:date="2019-04-09T01:35:00Z">
        <w:r>
          <w:t xml:space="preserve">use may not exceed a predefined limit, which can range from the </w:t>
        </w:r>
      </w:ins>
      <w:r>
        <w:t>scale of megabytes to seve</w:t>
      </w:r>
      <w:r>
        <w:t xml:space="preserve">ral gigabytes </w:t>
      </w:r>
      <w:del w:id="94" w:author="Revision" w:date="2019-04-09T01:35:00Z">
        <w:r>
          <w:delText>must also</w:delText>
        </w:r>
      </w:del>
      <w:ins w:id="95" w:author="Revision" w:date="2019-04-09T01:35:00Z">
        <w:r>
          <w:t>and</w:t>
        </w:r>
      </w:ins>
      <w:r>
        <w:t xml:space="preserve"> be </w:t>
      </w:r>
      <w:del w:id="96" w:author="Revision" w:date="2019-04-09T01:35:00Z">
        <w:r>
          <w:delText>respected</w:delText>
        </w:r>
      </w:del>
      <w:ins w:id="97" w:author="Revision" w:date="2019-04-09T01:35:00Z">
        <w:r>
          <w:t>specified by the user</w:t>
        </w:r>
      </w:ins>
      <w:r>
        <w:t xml:space="preserve">. Applications which violate these requirements will need significant modifications to this architecture in order to function. </w:t>
      </w:r>
      <w:del w:id="98" w:author="Revision" w:date="2019-04-09T01:35:00Z">
        <w:r>
          <w:delText>As</w:delText>
        </w:r>
      </w:del>
      <w:ins w:id="99" w:author="Revision" w:date="2019-04-09T01:35:00Z">
        <w:r>
          <w:t xml:space="preserve">An example of a web server that cannot trivially be ported to use an entirely </w:t>
        </w:r>
        <w:proofErr w:type="spellStart"/>
        <w:r>
          <w:t>serverles</w:t>
        </w:r>
        <w:r>
          <w:t>s</w:t>
        </w:r>
        <w:proofErr w:type="spellEnd"/>
        <w:r>
          <w:t xml:space="preserve"> architecture is MISTIC2 (</w:t>
        </w:r>
        <w:proofErr w:type="spellStart"/>
        <w:r>
          <w:t>Colell</w:t>
        </w:r>
        <w:proofErr w:type="spellEnd"/>
        <w:r>
          <w:t xml:space="preserve"> et al. 2018), a tool for protein coevolution analysis, whose job durations can be </w:t>
        </w:r>
        <w:proofErr w:type="gramStart"/>
        <w:r>
          <w:t>as long as</w:t>
        </w:r>
        <w:proofErr w:type="gramEnd"/>
        <w:r>
          <w:t xml:space="preserve"> five hours (supplementary figure 1). This job length is significantly longer than any current </w:t>
        </w:r>
        <w:proofErr w:type="spellStart"/>
        <w:r>
          <w:t>serverless</w:t>
        </w:r>
        <w:proofErr w:type="spellEnd"/>
        <w:r>
          <w:t xml:space="preserve"> offering allows a single</w:t>
        </w:r>
        <w:r>
          <w:t xml:space="preserve"> function invocation to run. However, as</w:t>
        </w:r>
      </w:ins>
      <w:r>
        <w:t xml:space="preserve"> the capabilities of serverless computing increase, the burden of these limitations will decrease. For more information about the limitations of serverless computing, see </w:t>
      </w:r>
      <w:ins w:id="100" w:author="Revision" w:date="2019-04-09T01:35:00Z">
        <w:r>
          <w:t xml:space="preserve">Jonas et al. (2019) and </w:t>
        </w:r>
      </w:ins>
      <w:proofErr w:type="spellStart"/>
      <w:r>
        <w:t>Hellerstein</w:t>
      </w:r>
      <w:proofErr w:type="spellEnd"/>
      <w:r>
        <w:t xml:space="preserve"> et al. (2</w:t>
      </w:r>
      <w:r>
        <w:t>019).</w:t>
      </w:r>
    </w:p>
    <w:p w14:paraId="371929E8" w14:textId="77777777" w:rsidR="00172C1C" w:rsidRDefault="00703C9A">
      <w:pPr>
        <w:pStyle w:val="BodyText"/>
      </w:pPr>
      <w:r>
        <w:t>These limitations were bypassed by this tool in several ways, which may be of interest to readers attempting to implement similar architectures in the future. When implementing parallelization, we were faced with a choice between higher, file-level p</w:t>
      </w:r>
      <w:r>
        <w:t>arallelization (parsing and transforming each file’s sequences in a separate Lambda function invocation) and lower, sequence-level parallelization (parsing the files in the browser and invoking a Lambda function to transform each sequence individually). We</w:t>
      </w:r>
      <w:r>
        <w:t xml:space="preserve"> initially chose the former but quickly ran into memory issues, even when opting to use the most generous memory allocation available (3,008 MB at the time of writing</w:t>
      </w:r>
      <w:r>
        <w:rPr>
          <w:rStyle w:val="FootnoteReference"/>
        </w:rPr>
        <w:footnoteReference w:id="5"/>
      </w:r>
      <w:r>
        <w:t xml:space="preserve">). To reduce memory demands, we switched to sequence-level parallelism and eliminated as </w:t>
      </w:r>
      <w:r>
        <w:t>many dependencies as possible.</w:t>
      </w:r>
      <w:ins w:id="101" w:author="Revision" w:date="2019-04-09T01:35:00Z">
        <w:r>
          <w:t xml:space="preserve"> While this tradeoff results in increased memory use by the client, which must load and parse the FASTA files in memory, and greater cost because pricing is by both the function invocation and the total amount of computation (</w:t>
        </w:r>
        <w:r>
          <w:t xml:space="preserve">which remains the same, as the total </w:t>
        </w:r>
        <w:r>
          <w:lastRenderedPageBreak/>
          <w:t>number of bases that must be transformed does not change), it enables greater throughput by more effectively leveraging parallelism.</w:t>
        </w:r>
      </w:ins>
    </w:p>
    <w:p w14:paraId="5B6982E5" w14:textId="77777777" w:rsidR="00172C1C" w:rsidRDefault="00703C9A">
      <w:pPr>
        <w:pStyle w:val="BodyText"/>
      </w:pPr>
      <w:r>
        <w:t>Currently, the website is limited to visualizing up to thirty sequences of up to 4.5 M</w:t>
      </w:r>
      <w:r>
        <w:t>bp each for a grand total of 135 Mbp of sequence data at a time. The total sequence count limitation ensures that our chart renderer can handle rendering all of the points (downsampled to a static 1,000 points per sequence) and the sequence length limitati</w:t>
      </w:r>
      <w:r>
        <w:t>on ensures that the transforming Lambda function’s memory is not overwhelmed. In the future, we aim to increase this limit by taking advantage of further optimizations in memory management during transformation and increases in the total amount of memory a</w:t>
      </w:r>
      <w:r>
        <w:t>vailable to function invocations.</w:t>
      </w:r>
    </w:p>
    <w:p w14:paraId="79CF6E51" w14:textId="77777777" w:rsidR="00172C1C" w:rsidRDefault="00703C9A">
      <w:pPr>
        <w:pStyle w:val="BodyText"/>
        <w:rPr>
          <w:ins w:id="102" w:author="Revision" w:date="2019-04-09T01:35:00Z"/>
        </w:rPr>
      </w:pPr>
      <w:ins w:id="103" w:author="Revision" w:date="2019-04-09T01:35:00Z">
        <w:r>
          <w:t xml:space="preserve">While this website was implemented using AWS, this architecture is not exclusive to AWS. Google Cloud Platform (GCP) offers both </w:t>
        </w:r>
        <w:proofErr w:type="spellStart"/>
        <w:r>
          <w:t>serverless</w:t>
        </w:r>
        <w:proofErr w:type="spellEnd"/>
        <w:r>
          <w:t xml:space="preserve"> computing and </w:t>
        </w:r>
        <w:proofErr w:type="spellStart"/>
        <w:r>
          <w:t>serverless</w:t>
        </w:r>
        <w:proofErr w:type="spellEnd"/>
        <w:r>
          <w:t xml:space="preserve"> data querying via their </w:t>
        </w:r>
        <w:proofErr w:type="spellStart"/>
        <w:r>
          <w:t>BigQuery</w:t>
        </w:r>
        <w:proofErr w:type="spellEnd"/>
        <w:r>
          <w:t xml:space="preserve"> platform. Although both </w:t>
        </w:r>
        <w:r>
          <w:t>GCP and AWS have similar offerings, it is nontrivial to change cloud service providers due to each service provider’s use of a proprietary application programming interface (API). The issue of vendor lock-in via proprietary APIs is one of the open problems</w:t>
        </w:r>
        <w:r>
          <w:t xml:space="preserve"> in </w:t>
        </w:r>
        <w:proofErr w:type="spellStart"/>
        <w:r>
          <w:t>serverless</w:t>
        </w:r>
        <w:proofErr w:type="spellEnd"/>
        <w:r>
          <w:t xml:space="preserve"> computing (Jonas et al. 2019), although open-source tools such as the </w:t>
        </w:r>
        <w:proofErr w:type="spellStart"/>
        <w:r>
          <w:t>Serverless</w:t>
        </w:r>
        <w:proofErr w:type="spellEnd"/>
        <w:r>
          <w:t xml:space="preserve"> Framework (https://www.github.com/serverless/serverless) and Apache </w:t>
        </w:r>
        <w:proofErr w:type="spellStart"/>
        <w:r>
          <w:t>OpenWhisk</w:t>
        </w:r>
        <w:proofErr w:type="spellEnd"/>
        <w:r>
          <w:t xml:space="preserve"> (https://openwhisk.apache.org) show promise for ameliorating this issue.</w:t>
        </w:r>
      </w:ins>
    </w:p>
    <w:p w14:paraId="25C8258B" w14:textId="77777777" w:rsidR="00172C1C" w:rsidRDefault="00703C9A">
      <w:pPr>
        <w:pStyle w:val="Heading1"/>
      </w:pPr>
      <w:bookmarkStart w:id="104" w:name="conclusion"/>
      <w:r>
        <w:t>Conclusio</w:t>
      </w:r>
      <w:r>
        <w:t>n</w:t>
      </w:r>
      <w:bookmarkEnd w:id="104"/>
    </w:p>
    <w:p w14:paraId="0A5512C0" w14:textId="77777777" w:rsidR="00172C1C" w:rsidRDefault="00703C9A">
      <w:pPr>
        <w:pStyle w:val="FirstParagraph"/>
      </w:pPr>
      <w:r>
        <w:t>This web tool serves as a demonstration of the applicability of serverless computing to computational molecular biology as well as a useful tool to quickly gain an intuitive visual overview of DNA sequences. While not all applications are amenable to ser</w:t>
      </w:r>
      <w:r>
        <w:t>verless computing, those that are may achieve greater performance with decreased cost and development complexity, a significant advantage over traditional web architectures. By making sequence visualization fast and simple as well as by providing an open-s</w:t>
      </w:r>
      <w:r>
        <w:t>ource example of serverless computing and data retrieval, this tool aims to make both of these valuable techniques more widely used within the biological research community.</w:t>
      </w:r>
    </w:p>
    <w:p w14:paraId="7CBD0DA3" w14:textId="77777777" w:rsidR="00172C1C" w:rsidRDefault="00703C9A">
      <w:pPr>
        <w:pStyle w:val="Heading1"/>
      </w:pPr>
      <w:bookmarkStart w:id="105" w:name="data-availability"/>
      <w:r>
        <w:t>Data Availability</w:t>
      </w:r>
      <w:bookmarkEnd w:id="105"/>
    </w:p>
    <w:p w14:paraId="7BC127C3" w14:textId="77777777" w:rsidR="00172C1C" w:rsidRDefault="00703C9A">
      <w:pPr>
        <w:pStyle w:val="FirstParagraph"/>
      </w:pPr>
      <w:r>
        <w:t xml:space="preserve">The website is freely accessible at </w:t>
      </w:r>
      <w:hyperlink r:id="rId16">
        <w:r>
          <w:rPr>
            <w:rStyle w:val="Hyperlink"/>
          </w:rPr>
          <w:t>https://DNAvisualization.org</w:t>
        </w:r>
      </w:hyperlink>
      <w:r>
        <w:t>. The software repository is hosted at https://github.com/Benjamin-Lee/DNAvisualization.org.</w:t>
      </w:r>
    </w:p>
    <w:p w14:paraId="3C1F664A" w14:textId="77777777" w:rsidR="00172C1C" w:rsidRDefault="00703C9A">
      <w:pPr>
        <w:pStyle w:val="Heading1"/>
      </w:pPr>
      <w:bookmarkStart w:id="106" w:name="funding"/>
      <w:r>
        <w:t>Funding</w:t>
      </w:r>
      <w:bookmarkEnd w:id="106"/>
    </w:p>
    <w:p w14:paraId="1BA407DE" w14:textId="77777777" w:rsidR="00172C1C" w:rsidRDefault="00703C9A">
      <w:pPr>
        <w:pStyle w:val="FirstParagraph"/>
      </w:pPr>
      <w:r>
        <w:t>This work was supported by the non-profit firm In-Q-Tel, Inc. Funding for open access charge: In-Q-Tel, Inc</w:t>
      </w:r>
      <w:r>
        <w:t>.</w:t>
      </w:r>
    </w:p>
    <w:p w14:paraId="7ECE8119" w14:textId="77777777" w:rsidR="00172C1C" w:rsidRDefault="00703C9A">
      <w:pPr>
        <w:pStyle w:val="Heading1"/>
      </w:pPr>
      <w:bookmarkStart w:id="107" w:name="references"/>
      <w:r>
        <w:lastRenderedPageBreak/>
        <w:t>References</w:t>
      </w:r>
      <w:bookmarkEnd w:id="107"/>
    </w:p>
    <w:p w14:paraId="533B97CA" w14:textId="77777777" w:rsidR="00172C1C" w:rsidRDefault="00703C9A">
      <w:pPr>
        <w:pStyle w:val="Bibliography"/>
      </w:pPr>
      <w:bookmarkStart w:id="108" w:name="ref-arakawaGenomeProjectorZoomable2009"/>
      <w:bookmarkStart w:id="109" w:name="refs"/>
      <w:r>
        <w:t xml:space="preserve">Arakawa, Kazuharu, Satoshi Tamaki, Nobuaki Kono, Nobuhiro Kido, Keita Ikegami, Ryu Ogawa, and Masaru Tomita. 2009. “Genome Projector: Zoomable Genome Map with Multiple Views.” </w:t>
      </w:r>
      <w:r>
        <w:rPr>
          <w:i/>
        </w:rPr>
        <w:t>BMC Bioinformatics</w:t>
      </w:r>
      <w:r>
        <w:t xml:space="preserve"> 10 (1): 31. </w:t>
      </w:r>
      <w:hyperlink r:id="rId17">
        <w:r>
          <w:rPr>
            <w:rStyle w:val="Hyperlink"/>
          </w:rPr>
          <w:t>https://doi.org/10.1186/1471-2105-10-31</w:t>
        </w:r>
      </w:hyperlink>
      <w:r>
        <w:t>.</w:t>
      </w:r>
    </w:p>
    <w:p w14:paraId="3E270F2C" w14:textId="77777777" w:rsidR="00F67C63" w:rsidRDefault="00703C9A">
      <w:pPr>
        <w:pStyle w:val="Bibliography"/>
        <w:rPr>
          <w:del w:id="110" w:author="Revision" w:date="2019-04-09T01:35:00Z"/>
        </w:rPr>
      </w:pPr>
      <w:bookmarkStart w:id="111" w:name="ref-bradyVisualLongtermMemory2008"/>
      <w:bookmarkStart w:id="112" w:name="ref-bariEffectiveEncodingDNA2013"/>
      <w:bookmarkEnd w:id="108"/>
      <w:del w:id="113" w:author="Revision" w:date="2019-04-09T01:35:00Z">
        <w:r>
          <w:delText>Bari, A.T.M. Golam, Rokeya Reaz, A.K.M. Tauhidul Islam, Ho-Jin Choi, and Byeong-Soo Jeong. 2013. “Effective Encoding for DNA Sequence Visualization Based on Nucleotide’s Ring Struc</w:delText>
        </w:r>
        <w:r>
          <w:delText xml:space="preserve">ture.” </w:delText>
        </w:r>
        <w:r>
          <w:rPr>
            <w:i/>
          </w:rPr>
          <w:delText>Evolutionary Bioinformatics</w:delText>
        </w:r>
        <w:r>
          <w:delText xml:space="preserve"> 9 (January): EBO.S12160. </w:delText>
        </w:r>
        <w:r>
          <w:fldChar w:fldCharType="begin"/>
        </w:r>
        <w:r>
          <w:delInstrText xml:space="preserve"> HYPERLINK "https://doi.org/10.4137/EBO.S12160" \h </w:delInstrText>
        </w:r>
        <w:r>
          <w:fldChar w:fldCharType="separate"/>
        </w:r>
        <w:r>
          <w:rPr>
            <w:rStyle w:val="Hyperlink"/>
          </w:rPr>
          <w:delText>https://doi.org/10.4137/EBO.S12160</w:delText>
        </w:r>
        <w:r>
          <w:rPr>
            <w:rStyle w:val="Hyperlink"/>
          </w:rPr>
          <w:fldChar w:fldCharType="end"/>
        </w:r>
        <w:r>
          <w:delText>.</w:delText>
        </w:r>
      </w:del>
    </w:p>
    <w:bookmarkEnd w:id="112"/>
    <w:p w14:paraId="303AF607" w14:textId="77777777" w:rsidR="00172C1C" w:rsidRDefault="00703C9A">
      <w:pPr>
        <w:pStyle w:val="Bibliography"/>
      </w:pPr>
      <w:r>
        <w:t xml:space="preserve">Brady, T. F., T. Konkle, G. A. Alvarez, and A. Oliva. 2008. “Visual Long-Term Memory Has a Massive Storage Capacity for Object Details.” </w:t>
      </w:r>
      <w:r>
        <w:rPr>
          <w:i/>
        </w:rPr>
        <w:t>Proceedings of the National Academy of Sciences</w:t>
      </w:r>
      <w:r>
        <w:t xml:space="preserve"> 105 (38</w:t>
      </w:r>
      <w:r>
        <w:t xml:space="preserve">): 14325–9. </w:t>
      </w:r>
      <w:hyperlink r:id="rId18">
        <w:r>
          <w:rPr>
            <w:rStyle w:val="Hyperlink"/>
          </w:rPr>
          <w:t>https://doi.org/10.1073/pnas.0803390105</w:t>
        </w:r>
      </w:hyperlink>
      <w:r>
        <w:t>.</w:t>
      </w:r>
    </w:p>
    <w:p w14:paraId="60FD359F" w14:textId="77777777" w:rsidR="00172C1C" w:rsidRDefault="00703C9A">
      <w:pPr>
        <w:pStyle w:val="Bibliography"/>
        <w:rPr>
          <w:ins w:id="114" w:author="Revision" w:date="2019-04-09T01:35:00Z"/>
        </w:rPr>
      </w:pPr>
      <w:bookmarkStart w:id="115" w:name="ref-MISTIC2"/>
      <w:bookmarkEnd w:id="111"/>
      <w:proofErr w:type="spellStart"/>
      <w:ins w:id="116" w:author="Revision" w:date="2019-04-09T01:35:00Z">
        <w:r>
          <w:t>Colell</w:t>
        </w:r>
        <w:proofErr w:type="spellEnd"/>
        <w:r>
          <w:t xml:space="preserve">, Eloy A, Javier A </w:t>
        </w:r>
        <w:proofErr w:type="spellStart"/>
        <w:r>
          <w:t>Iserte</w:t>
        </w:r>
        <w:proofErr w:type="spellEnd"/>
        <w:r>
          <w:t xml:space="preserve">, Franco L </w:t>
        </w:r>
        <w:proofErr w:type="spellStart"/>
        <w:r>
          <w:t>Simonetti</w:t>
        </w:r>
        <w:proofErr w:type="spellEnd"/>
        <w:r>
          <w:t>, and Cristina Marino-</w:t>
        </w:r>
        <w:proofErr w:type="spellStart"/>
        <w:r>
          <w:t>Buslje</w:t>
        </w:r>
        <w:proofErr w:type="spellEnd"/>
        <w:r>
          <w:t>. 2018. “MISTIC2: Comprehensive Server to Study Coevolution in Pr</w:t>
        </w:r>
        <w:r>
          <w:t xml:space="preserve">otein Families.” </w:t>
        </w:r>
        <w:r>
          <w:rPr>
            <w:i/>
          </w:rPr>
          <w:t>Nucleic Acids Research</w:t>
        </w:r>
        <w:r>
          <w:t xml:space="preserve"> 46 (W1): W323–W328. </w:t>
        </w:r>
        <w:r>
          <w:fldChar w:fldCharType="begin"/>
        </w:r>
        <w:r>
          <w:instrText xml:space="preserve"> HYPERLINK "https://doi.org/10.1093/nar/gky419" \h </w:instrText>
        </w:r>
        <w:r>
          <w:fldChar w:fldCharType="separate"/>
        </w:r>
        <w:r>
          <w:rPr>
            <w:rStyle w:val="Hyperlink"/>
          </w:rPr>
          <w:t>https://doi.org/10.1093/nar/gky419</w:t>
        </w:r>
        <w:r>
          <w:rPr>
            <w:rStyle w:val="Hyperlink"/>
          </w:rPr>
          <w:fldChar w:fldCharType="end"/>
        </w:r>
        <w:r>
          <w:t>.</w:t>
        </w:r>
      </w:ins>
    </w:p>
    <w:p w14:paraId="6CFEEEC0" w14:textId="77777777" w:rsidR="00172C1C" w:rsidRDefault="00703C9A">
      <w:pPr>
        <w:pStyle w:val="Bibliography"/>
      </w:pPr>
      <w:bookmarkStart w:id="117" w:name="ref-gatesSimpleWayLook1986"/>
      <w:bookmarkEnd w:id="115"/>
      <w:r>
        <w:t xml:space="preserve">Gates, Michael A. 1986. “A Simple Way to Look at DNA.” </w:t>
      </w:r>
      <w:r>
        <w:rPr>
          <w:i/>
        </w:rPr>
        <w:t>Journal of Theoretical Biology</w:t>
      </w:r>
      <w:r>
        <w:t xml:space="preserve"> 119 (3): 319–28. </w:t>
      </w:r>
      <w:hyperlink r:id="rId19">
        <w:r>
          <w:rPr>
            <w:rStyle w:val="Hyperlink"/>
          </w:rPr>
          <w:t>https://doi.org/10.1016/S0022-5193(86)80144-8</w:t>
        </w:r>
      </w:hyperlink>
      <w:r>
        <w:t>.</w:t>
      </w:r>
    </w:p>
    <w:p w14:paraId="7B7DECD6" w14:textId="77777777" w:rsidR="00F67C63" w:rsidRDefault="00703C9A">
      <w:pPr>
        <w:pStyle w:val="Bibliography"/>
        <w:rPr>
          <w:del w:id="118" w:author="Revision" w:date="2019-04-09T01:35:00Z"/>
        </w:rPr>
      </w:pPr>
      <w:bookmarkStart w:id="119" w:name="Xff1e54f2ba8e462b854461964df2a048753b0e8"/>
      <w:bookmarkStart w:id="120" w:name="ref-guoNumericalCharacterizationDNA2003"/>
      <w:bookmarkEnd w:id="117"/>
      <w:del w:id="121" w:author="Revision" w:date="2019-04-09T01:35:00Z">
        <w:r>
          <w:delText>Guo, Xiaofeng, and Ashesh Nandy. 2003. “Numerical Characterization of DNA Sequences in a 2-D Graphi</w:delText>
        </w:r>
        <w:r>
          <w:delText xml:space="preserve">cal Representation Scheme of Low Degeneracy.” </w:delText>
        </w:r>
        <w:r>
          <w:rPr>
            <w:i/>
          </w:rPr>
          <w:delText>Chemical Physics Letters</w:delText>
        </w:r>
        <w:r>
          <w:delText xml:space="preserve"> 369 (3-4): 361–66. </w:delText>
        </w:r>
        <w:r>
          <w:fldChar w:fldCharType="begin"/>
        </w:r>
        <w:r>
          <w:delInstrText xml:space="preserve"> HYPERLINK "https://doi.org/10.1016/S0009-2614(02)02029-8" \h </w:delInstrText>
        </w:r>
        <w:r>
          <w:fldChar w:fldCharType="separate"/>
        </w:r>
        <w:r>
          <w:rPr>
            <w:rStyle w:val="Hyperlink"/>
          </w:rPr>
          <w:delText>https://doi.org/10.1016/S0009-2614(02)02029-8</w:delText>
        </w:r>
        <w:r>
          <w:rPr>
            <w:rStyle w:val="Hyperlink"/>
          </w:rPr>
          <w:fldChar w:fldCharType="end"/>
        </w:r>
        <w:r>
          <w:delText>.</w:delText>
        </w:r>
      </w:del>
    </w:p>
    <w:bookmarkEnd w:id="120"/>
    <w:p w14:paraId="0B1A1B5D" w14:textId="77777777" w:rsidR="00172C1C" w:rsidRDefault="00703C9A">
      <w:pPr>
        <w:pStyle w:val="Bibliography"/>
      </w:pPr>
      <w:proofErr w:type="spellStart"/>
      <w:r>
        <w:t>Hellerstein</w:t>
      </w:r>
      <w:proofErr w:type="spellEnd"/>
      <w:r>
        <w:t>, Joseph M, Jose Faleiro, Joseph E Gonzalez, Johann Schleier-Smith, Vikram Sreekanti, Alexey Tumanov, and Chenggang Wu. 2019. “Serverle</w:t>
      </w:r>
      <w:r>
        <w:t xml:space="preserve">ss Computing: One Step Forward, Two Steps Back.” In </w:t>
      </w:r>
      <w:r>
        <w:rPr>
          <w:i/>
        </w:rPr>
        <w:t>Conference on Innovative Data Systems Research</w:t>
      </w:r>
      <w:r>
        <w:t>. Asilomar, CA.</w:t>
      </w:r>
    </w:p>
    <w:p w14:paraId="28F3D67D" w14:textId="77777777" w:rsidR="00F67C63" w:rsidRDefault="00703C9A">
      <w:pPr>
        <w:pStyle w:val="Bibliography"/>
        <w:rPr>
          <w:del w:id="122" w:author="Revision" w:date="2019-04-09T01:35:00Z"/>
        </w:rPr>
      </w:pPr>
      <w:bookmarkStart w:id="123" w:name="ref-berkeleyView"/>
      <w:bookmarkStart w:id="124" w:name="ref-jeffreyChaosGameRepresentation1990"/>
      <w:bookmarkEnd w:id="119"/>
      <w:del w:id="125" w:author="Revision" w:date="2019-04-09T01:35:00Z">
        <w:r>
          <w:delText xml:space="preserve">Jeffrey, H. J. 1990. “Chaos Game Representation of Gene Structure.” </w:delText>
        </w:r>
        <w:r>
          <w:rPr>
            <w:i/>
          </w:rPr>
          <w:delText>Nucleic Acids Research</w:delText>
        </w:r>
        <w:r>
          <w:delText xml:space="preserve"> 18 (8): 2163–70.</w:delText>
        </w:r>
      </w:del>
    </w:p>
    <w:bookmarkEnd w:id="124"/>
    <w:p w14:paraId="03986993" w14:textId="77777777" w:rsidR="00172C1C" w:rsidRDefault="00703C9A">
      <w:pPr>
        <w:pStyle w:val="Bibliography"/>
        <w:rPr>
          <w:ins w:id="126" w:author="Revision" w:date="2019-04-09T01:35:00Z"/>
        </w:rPr>
      </w:pPr>
      <w:ins w:id="127" w:author="Revision" w:date="2019-04-09T01:35:00Z">
        <w:r>
          <w:t xml:space="preserve">Jonas, Eric, Johann </w:t>
        </w:r>
        <w:proofErr w:type="spellStart"/>
        <w:r>
          <w:t>Schleier</w:t>
        </w:r>
        <w:proofErr w:type="spellEnd"/>
        <w:r>
          <w:t xml:space="preserve">-Smith, </w:t>
        </w:r>
        <w:proofErr w:type="spellStart"/>
        <w:r>
          <w:t>Vikram</w:t>
        </w:r>
        <w:proofErr w:type="spellEnd"/>
        <w:r>
          <w:t xml:space="preserve"> </w:t>
        </w:r>
        <w:proofErr w:type="spellStart"/>
        <w:r>
          <w:t>Sreekanti</w:t>
        </w:r>
        <w:proofErr w:type="spellEnd"/>
        <w:r>
          <w:t>, Chia-</w:t>
        </w:r>
        <w:proofErr w:type="spellStart"/>
        <w:r>
          <w:t>che</w:t>
        </w:r>
        <w:proofErr w:type="spellEnd"/>
        <w:r>
          <w:t xml:space="preserve"> Tsai, Anurag </w:t>
        </w:r>
        <w:proofErr w:type="spellStart"/>
        <w:r>
          <w:t>Khandelwal</w:t>
        </w:r>
        <w:proofErr w:type="spellEnd"/>
        <w:r>
          <w:t xml:space="preserve">, </w:t>
        </w:r>
        <w:proofErr w:type="spellStart"/>
        <w:r>
          <w:t>Qifan</w:t>
        </w:r>
        <w:proofErr w:type="spellEnd"/>
        <w:r>
          <w:t xml:space="preserve"> Pu, </w:t>
        </w:r>
        <w:proofErr w:type="spellStart"/>
        <w:r>
          <w:t>Vaishaal</w:t>
        </w:r>
        <w:proofErr w:type="spellEnd"/>
        <w:r>
          <w:t xml:space="preserve"> Shankar, et al. 2019. “Cloud Progra</w:t>
        </w:r>
        <w:r>
          <w:t xml:space="preserve">mming Simplified: A Berkeley View on </w:t>
        </w:r>
        <w:proofErr w:type="spellStart"/>
        <w:r>
          <w:t>Serverless</w:t>
        </w:r>
        <w:proofErr w:type="spellEnd"/>
        <w:r>
          <w:t xml:space="preserve"> Computing.” </w:t>
        </w:r>
        <w:proofErr w:type="spellStart"/>
        <w:r>
          <w:rPr>
            <w:i/>
          </w:rPr>
          <w:t>CoRR</w:t>
        </w:r>
        <w:proofErr w:type="spellEnd"/>
        <w:r>
          <w:t xml:space="preserve"> abs/1902.03383. </w:t>
        </w:r>
        <w:r>
          <w:fldChar w:fldCharType="begin"/>
        </w:r>
        <w:r>
          <w:instrText xml:space="preserve"> HYPERLINK "http://arxiv.org/abs/1902.03383" \h </w:instrText>
        </w:r>
        <w:r>
          <w:fldChar w:fldCharType="separate"/>
        </w:r>
        <w:r>
          <w:rPr>
            <w:rStyle w:val="Hyperlink"/>
          </w:rPr>
          <w:t>http://arxiv.org/abs/1902.03383</w:t>
        </w:r>
        <w:r>
          <w:rPr>
            <w:rStyle w:val="Hyperlink"/>
          </w:rPr>
          <w:fldChar w:fldCharType="end"/>
        </w:r>
        <w:r>
          <w:t>.</w:t>
        </w:r>
      </w:ins>
    </w:p>
    <w:p w14:paraId="0916D504" w14:textId="77777777" w:rsidR="00172C1C" w:rsidRDefault="00703C9A">
      <w:pPr>
        <w:pStyle w:val="Bibliography"/>
      </w:pPr>
      <w:bookmarkStart w:id="128" w:name="X5a71677e7c16630a8c472a2e7c4919d6c59e0cf"/>
      <w:bookmarkEnd w:id="123"/>
      <w:r>
        <w:t>Lee, Benjamin D. 2018. “Squiggle: A User-Friendly Two-Dimensional DNA Sequence Visualizatio</w:t>
      </w:r>
      <w:r>
        <w:t xml:space="preserve">n Tool.” Edited by John Hancock. </w:t>
      </w:r>
      <w:r>
        <w:rPr>
          <w:i/>
        </w:rPr>
        <w:t>Bioinformatics</w:t>
      </w:r>
      <w:r>
        <w:t xml:space="preserve">, September. </w:t>
      </w:r>
      <w:hyperlink r:id="rId20">
        <w:r>
          <w:rPr>
            <w:rStyle w:val="Hyperlink"/>
          </w:rPr>
          <w:t>https://doi.org/10.1093/bioinformatics/bty807</w:t>
        </w:r>
      </w:hyperlink>
      <w:r>
        <w:t>.</w:t>
      </w:r>
    </w:p>
    <w:p w14:paraId="2D783FEB" w14:textId="77777777" w:rsidR="00F67C63" w:rsidRDefault="00703C9A">
      <w:pPr>
        <w:pStyle w:val="Bibliography"/>
        <w:rPr>
          <w:del w:id="129" w:author="Revision" w:date="2019-04-09T01:35:00Z"/>
        </w:rPr>
      </w:pPr>
      <w:bookmarkStart w:id="130" w:name="ref-yassEnhancing"/>
      <w:bookmarkStart w:id="131" w:name="Xb5008a950ed5231fb5b122b082dc1c385aecc2b"/>
      <w:bookmarkEnd w:id="128"/>
      <w:del w:id="132" w:author="Revision" w:date="2019-04-09T01:35:00Z">
        <w:r>
          <w:delText>Peng, C.-K., S. V. Buldyrev, A. L. Goldberger, S. Havlin, F. Sciortino, M. Simons, and H. E. Stanley. 1992. “Long-Range Correlations in N</w:delText>
        </w:r>
        <w:r>
          <w:delText xml:space="preserve">ucleotide Sequences.” </w:delText>
        </w:r>
        <w:r>
          <w:rPr>
            <w:i/>
          </w:rPr>
          <w:delText>Nature</w:delText>
        </w:r>
        <w:r>
          <w:delText xml:space="preserve"> 356 (6365): 168–70. </w:delText>
        </w:r>
        <w:r>
          <w:fldChar w:fldCharType="begin"/>
        </w:r>
        <w:r>
          <w:delInstrText xml:space="preserve"> HYPERLINK "https://doi.org/10.1038/356168a0" \h </w:delInstrText>
        </w:r>
        <w:r>
          <w:fldChar w:fldCharType="separate"/>
        </w:r>
        <w:r>
          <w:rPr>
            <w:rStyle w:val="Hyperlink"/>
          </w:rPr>
          <w:delText>https://doi.org/10.1038/356168a0</w:delText>
        </w:r>
        <w:r>
          <w:rPr>
            <w:rStyle w:val="Hyperlink"/>
          </w:rPr>
          <w:fldChar w:fldCharType="end"/>
        </w:r>
        <w:r>
          <w:delText>.</w:delText>
        </w:r>
      </w:del>
    </w:p>
    <w:bookmarkEnd w:id="131"/>
    <w:p w14:paraId="4BF6BF29" w14:textId="77777777" w:rsidR="00172C1C" w:rsidRDefault="00703C9A">
      <w:pPr>
        <w:pStyle w:val="Bibliography"/>
        <w:rPr>
          <w:ins w:id="133" w:author="Revision" w:date="2019-04-09T01:35:00Z"/>
        </w:rPr>
      </w:pPr>
      <w:ins w:id="134" w:author="Revision" w:date="2019-04-09T01:35:00Z">
        <w:r>
          <w:t xml:space="preserve">Noe, L., and G. </w:t>
        </w:r>
        <w:proofErr w:type="spellStart"/>
        <w:r>
          <w:t>Kucherov</w:t>
        </w:r>
        <w:proofErr w:type="spellEnd"/>
        <w:r>
          <w:t>. 2005. “YASS: Enhancing the Sensitivity of DNA Similarity S</w:t>
        </w:r>
        <w:r>
          <w:t xml:space="preserve">earch.” </w:t>
        </w:r>
        <w:r>
          <w:rPr>
            <w:i/>
          </w:rPr>
          <w:t>Nucleic Acids Research</w:t>
        </w:r>
        <w:r>
          <w:t xml:space="preserve"> 33 (Web Server): W540–W543. </w:t>
        </w:r>
        <w:r>
          <w:fldChar w:fldCharType="begin"/>
        </w:r>
        <w:r>
          <w:instrText xml:space="preserve"> HYPERLINK "https://doi.org/10.1093/nar/gki478" \h </w:instrText>
        </w:r>
        <w:r>
          <w:fldChar w:fldCharType="separate"/>
        </w:r>
        <w:r>
          <w:rPr>
            <w:rStyle w:val="Hyperlink"/>
          </w:rPr>
          <w:t>https://doi.org/10.1093/nar/gki478</w:t>
        </w:r>
        <w:r>
          <w:rPr>
            <w:rStyle w:val="Hyperlink"/>
          </w:rPr>
          <w:fldChar w:fldCharType="end"/>
        </w:r>
        <w:r>
          <w:t>.</w:t>
        </w:r>
      </w:ins>
    </w:p>
    <w:p w14:paraId="54107763" w14:textId="77777777" w:rsidR="00172C1C" w:rsidRDefault="00703C9A">
      <w:pPr>
        <w:pStyle w:val="Bibliography"/>
      </w:pPr>
      <w:bookmarkStart w:id="135" w:name="ref-qiUsingHuffmanCoding2011"/>
      <w:bookmarkEnd w:id="130"/>
      <w:r>
        <w:t>Qi, Zhao-Hui, Ling Li, and Xiao-Qin Qi. 2011. “Using Huffman Coding Method to Visualize and Analyze DNA Seq</w:t>
      </w:r>
      <w:r>
        <w:t xml:space="preserve">uences.” </w:t>
      </w:r>
      <w:r>
        <w:rPr>
          <w:i/>
        </w:rPr>
        <w:t>Journal of Computational Chemistry</w:t>
      </w:r>
      <w:r>
        <w:t xml:space="preserve"> 32 (15): 3233–40. </w:t>
      </w:r>
      <w:hyperlink r:id="rId21">
        <w:r>
          <w:rPr>
            <w:rStyle w:val="Hyperlink"/>
          </w:rPr>
          <w:t>https://doi.org/10.1002/jcc.21906</w:t>
        </w:r>
      </w:hyperlink>
      <w:r>
        <w:t>.</w:t>
      </w:r>
    </w:p>
    <w:p w14:paraId="16C0F599" w14:textId="77777777" w:rsidR="00172C1C" w:rsidRDefault="00703C9A">
      <w:pPr>
        <w:pStyle w:val="Bibliography"/>
      </w:pPr>
      <w:bookmarkStart w:id="136" w:name="ref-qiNovel2DGraphical2007"/>
      <w:bookmarkEnd w:id="135"/>
      <w:r>
        <w:t>Qi, Zhaohui, and Xiaoqin Qi. 2007. “Novel 2D Graphical Representation of DNA Sequence Based on Dual Nucleo</w:t>
      </w:r>
      <w:r>
        <w:t xml:space="preserve">tides.” </w:t>
      </w:r>
      <w:r>
        <w:rPr>
          <w:i/>
        </w:rPr>
        <w:t>Chemical Physics Letters</w:t>
      </w:r>
      <w:r>
        <w:t xml:space="preserve"> 440 (1-3): 139–44. </w:t>
      </w:r>
      <w:hyperlink r:id="rId22">
        <w:r>
          <w:rPr>
            <w:rStyle w:val="Hyperlink"/>
          </w:rPr>
          <w:t>https://doi.org/10.1016/j.cplett.2007.03.107</w:t>
        </w:r>
      </w:hyperlink>
      <w:r>
        <w:t>.</w:t>
      </w:r>
    </w:p>
    <w:p w14:paraId="039A9FE4" w14:textId="77777777" w:rsidR="00172C1C" w:rsidRDefault="00703C9A">
      <w:pPr>
        <w:pStyle w:val="Bibliography"/>
      </w:pPr>
      <w:bookmarkStart w:id="137" w:name="ref-randicCompact2DGraphical2003"/>
      <w:bookmarkEnd w:id="136"/>
      <w:r>
        <w:t xml:space="preserve">Randić, Milan, Marjan Vračko, Jure Zupan, and Marjana Novič. 2003. “Compact 2-D Graphical Representation of DNA.” </w:t>
      </w:r>
      <w:r>
        <w:rPr>
          <w:i/>
        </w:rPr>
        <w:t>Chemical Physics Letters</w:t>
      </w:r>
      <w:r>
        <w:t xml:space="preserve"> 373 (5-6): 558–62. </w:t>
      </w:r>
      <w:hyperlink r:id="rId23">
        <w:r>
          <w:rPr>
            <w:rStyle w:val="Hyperlink"/>
          </w:rPr>
          <w:t>https://doi.org/10.1016/S0009-261</w:t>
        </w:r>
        <w:r>
          <w:rPr>
            <w:rStyle w:val="Hyperlink"/>
          </w:rPr>
          <w:t>4(03)00639-0</w:t>
        </w:r>
      </w:hyperlink>
      <w:r>
        <w:t>.</w:t>
      </w:r>
    </w:p>
    <w:p w14:paraId="5DF48EDF" w14:textId="77777777" w:rsidR="00172C1C" w:rsidRDefault="00703C9A">
      <w:pPr>
        <w:pStyle w:val="Bibliography"/>
      </w:pPr>
      <w:bookmarkStart w:id="138" w:name="ref-templeAuditoryDisplayTool2017"/>
      <w:bookmarkEnd w:id="137"/>
      <w:r>
        <w:t xml:space="preserve">Temple, Mark D. 2017. “An Auditory Display Tool for DNA Sequence Analysis.” </w:t>
      </w:r>
      <w:r>
        <w:rPr>
          <w:i/>
        </w:rPr>
        <w:t>BMC Bioinformatics</w:t>
      </w:r>
      <w:r>
        <w:t xml:space="preserve"> 18 (1). </w:t>
      </w:r>
      <w:hyperlink r:id="rId24">
        <w:r>
          <w:rPr>
            <w:rStyle w:val="Hyperlink"/>
          </w:rPr>
          <w:t>https://doi.org/10.1186/s12859-017-1632-x</w:t>
        </w:r>
      </w:hyperlink>
      <w:r>
        <w:t>.</w:t>
      </w:r>
    </w:p>
    <w:p w14:paraId="0A19DED3" w14:textId="77777777" w:rsidR="00172C1C" w:rsidRDefault="00703C9A">
      <w:pPr>
        <w:pStyle w:val="Bibliography"/>
      </w:pPr>
      <w:bookmarkStart w:id="139" w:name="ref-thomasGraphDNAJavaProgram2007"/>
      <w:bookmarkEnd w:id="138"/>
      <w:r>
        <w:lastRenderedPageBreak/>
        <w:t>Thomas, Jamie M, Daniel Horspool, G</w:t>
      </w:r>
      <w:r>
        <w:t xml:space="preserve">ordon Brown, Vasily Tcherepanov, and Chris Upton. 2007. “GraphDNA: A Java Program for Graphical Display of DNA Composition Analyses.” </w:t>
      </w:r>
      <w:r>
        <w:rPr>
          <w:i/>
        </w:rPr>
        <w:t>BMC Bioinformatics</w:t>
      </w:r>
      <w:r>
        <w:t xml:space="preserve">, 8. </w:t>
      </w:r>
      <w:hyperlink r:id="rId25">
        <w:r>
          <w:rPr>
            <w:rStyle w:val="Hyperlink"/>
          </w:rPr>
          <w:t>https://doi.org/10.1186/1471-2105-8-21</w:t>
        </w:r>
      </w:hyperlink>
      <w:r>
        <w:t>.</w:t>
      </w:r>
    </w:p>
    <w:p w14:paraId="1D860804" w14:textId="77777777" w:rsidR="00172C1C" w:rsidRDefault="00703C9A">
      <w:pPr>
        <w:pStyle w:val="Bibliography"/>
        <w:rPr>
          <w:ins w:id="140" w:author="Revision" w:date="2019-04-09T01:35:00Z"/>
        </w:rPr>
      </w:pPr>
      <w:bookmarkStart w:id="141" w:name="ref-genomeBrowsers"/>
      <w:bookmarkEnd w:id="139"/>
      <w:ins w:id="142" w:author="Revision" w:date="2019-04-09T01:35:00Z">
        <w:r>
          <w:t>W</w:t>
        </w:r>
        <w:r>
          <w:t xml:space="preserve">ang, J., L. Kong, G. Gao, and J. Luo. 2012. “A Brief Introduction to Web-Based Genome Browsers.” </w:t>
        </w:r>
        <w:r>
          <w:rPr>
            <w:i/>
          </w:rPr>
          <w:t>Briefings in Bioinformatics</w:t>
        </w:r>
        <w:r>
          <w:t xml:space="preserve"> 14 (2): 131–43. </w:t>
        </w:r>
        <w:r>
          <w:fldChar w:fldCharType="begin"/>
        </w:r>
        <w:r>
          <w:instrText xml:space="preserve"> HYPERLINK "https://doi.org/10.1093/bib/bbs029" \h </w:instrText>
        </w:r>
        <w:r>
          <w:fldChar w:fldCharType="separate"/>
        </w:r>
        <w:r>
          <w:rPr>
            <w:rStyle w:val="Hyperlink"/>
          </w:rPr>
          <w:t>https://doi.org/10.1093/bib/bbs029</w:t>
        </w:r>
        <w:r>
          <w:rPr>
            <w:rStyle w:val="Hyperlink"/>
          </w:rPr>
          <w:fldChar w:fldCharType="end"/>
        </w:r>
        <w:r>
          <w:t>.</w:t>
        </w:r>
      </w:ins>
    </w:p>
    <w:p w14:paraId="39EE403E" w14:textId="77777777" w:rsidR="00172C1C" w:rsidRDefault="00703C9A">
      <w:pPr>
        <w:pStyle w:val="Bibliography"/>
        <w:rPr>
          <w:ins w:id="143" w:author="Revision" w:date="2019-04-09T01:35:00Z"/>
        </w:rPr>
      </w:pPr>
      <w:bookmarkStart w:id="144" w:name="ref-peekingBehind"/>
      <w:bookmarkEnd w:id="141"/>
      <w:ins w:id="145" w:author="Revision" w:date="2019-04-09T01:35:00Z">
        <w:r>
          <w:t xml:space="preserve">Wang, Liang, </w:t>
        </w:r>
        <w:proofErr w:type="spellStart"/>
        <w:r>
          <w:t>Mengyuan</w:t>
        </w:r>
        <w:proofErr w:type="spellEnd"/>
        <w:r>
          <w:t xml:space="preserve"> Li,</w:t>
        </w:r>
        <w:r>
          <w:t xml:space="preserve"> </w:t>
        </w:r>
        <w:proofErr w:type="spellStart"/>
        <w:r>
          <w:t>Yinqian</w:t>
        </w:r>
        <w:proofErr w:type="spellEnd"/>
        <w:r>
          <w:t xml:space="preserve"> Zhang, Thomas </w:t>
        </w:r>
        <w:proofErr w:type="spellStart"/>
        <w:r>
          <w:t>Ristenpart</w:t>
        </w:r>
        <w:proofErr w:type="spellEnd"/>
        <w:r>
          <w:t xml:space="preserve">, and Michael Swift. 2018. “Peeking Behind the Curtains of </w:t>
        </w:r>
        <w:proofErr w:type="spellStart"/>
        <w:r>
          <w:t>Serverless</w:t>
        </w:r>
        <w:proofErr w:type="spellEnd"/>
        <w:r>
          <w:t xml:space="preserve"> Platforms.” In </w:t>
        </w:r>
        <w:r>
          <w:rPr>
            <w:i/>
          </w:rPr>
          <w:t>2018 USENIX Annual Technical Conference (USENIX ATC 18)</w:t>
        </w:r>
        <w:r>
          <w:t xml:space="preserve">, 133–46. Boston, MA: USENIX Association. </w:t>
        </w:r>
        <w:r>
          <w:fldChar w:fldCharType="begin"/>
        </w:r>
        <w:r>
          <w:instrText xml:space="preserve"> HYPERLINK "https://www.usenix.org/conference/atc18/presentation/wang-liang" \h </w:instrText>
        </w:r>
        <w:r>
          <w:fldChar w:fldCharType="separate"/>
        </w:r>
        <w:r>
          <w:rPr>
            <w:rStyle w:val="Hyperlink"/>
          </w:rPr>
          <w:t>https://www.usenix.org/conference/atc18/presentation/wang-liang</w:t>
        </w:r>
        <w:r>
          <w:rPr>
            <w:rStyle w:val="Hyperlink"/>
          </w:rPr>
          <w:fldChar w:fldCharType="end"/>
        </w:r>
        <w:r>
          <w:t>.</w:t>
        </w:r>
      </w:ins>
    </w:p>
    <w:p w14:paraId="04236C9C" w14:textId="77777777" w:rsidR="00172C1C" w:rsidRDefault="00703C9A">
      <w:pPr>
        <w:pStyle w:val="Bibliography"/>
      </w:pPr>
      <w:bookmarkStart w:id="146" w:name="ref-wrenBioinformaticsProgramsAre2016"/>
      <w:bookmarkEnd w:id="144"/>
      <w:r>
        <w:t>Wren, Jonathan D. 2016. “Bioinformatics Programs Are 31-Fold over-Represented Among the Highest Impact Scienti</w:t>
      </w:r>
      <w:r>
        <w:t xml:space="preserve">fic Papers of the Past Two Decades.” </w:t>
      </w:r>
      <w:r>
        <w:rPr>
          <w:i/>
        </w:rPr>
        <w:t>Bioinformatics</w:t>
      </w:r>
      <w:r>
        <w:t xml:space="preserve"> 32 (17): 2686–91. </w:t>
      </w:r>
      <w:hyperlink r:id="rId26">
        <w:r>
          <w:rPr>
            <w:rStyle w:val="Hyperlink"/>
          </w:rPr>
          <w:t>https://doi.org/10.1093/bioinformatics/btw284</w:t>
        </w:r>
      </w:hyperlink>
      <w:r>
        <w:t>.</w:t>
      </w:r>
    </w:p>
    <w:p w14:paraId="5E0A473B" w14:textId="77777777" w:rsidR="00172C1C" w:rsidRDefault="00703C9A">
      <w:pPr>
        <w:pStyle w:val="Bibliography"/>
        <w:rPr>
          <w:ins w:id="147" w:author="Revision" w:date="2019-04-09T01:35:00Z"/>
        </w:rPr>
      </w:pPr>
      <w:bookmarkStart w:id="148" w:name="ref-MSAViewer"/>
      <w:bookmarkEnd w:id="146"/>
      <w:proofErr w:type="spellStart"/>
      <w:ins w:id="149" w:author="Revision" w:date="2019-04-09T01:35:00Z">
        <w:r>
          <w:t>Yachdav</w:t>
        </w:r>
        <w:proofErr w:type="spellEnd"/>
        <w:r>
          <w:t xml:space="preserve">, Guy, Sebastian </w:t>
        </w:r>
        <w:proofErr w:type="spellStart"/>
        <w:r>
          <w:t>Wilzbach</w:t>
        </w:r>
        <w:proofErr w:type="spellEnd"/>
        <w:r>
          <w:t xml:space="preserve">, </w:t>
        </w:r>
        <w:proofErr w:type="spellStart"/>
        <w:r>
          <w:t>Benedikt</w:t>
        </w:r>
        <w:proofErr w:type="spellEnd"/>
        <w:r>
          <w:t xml:space="preserve"> Rauscher, Robert Sheridan, Ian </w:t>
        </w:r>
        <w:proofErr w:type="spellStart"/>
        <w:r>
          <w:t>Sillitoe</w:t>
        </w:r>
        <w:proofErr w:type="spellEnd"/>
        <w:r>
          <w:t xml:space="preserve">, James Procter, Suzanna E. Lewis, </w:t>
        </w:r>
        <w:proofErr w:type="spellStart"/>
        <w:r>
          <w:t>Burkhard</w:t>
        </w:r>
        <w:proofErr w:type="spellEnd"/>
        <w:r>
          <w:t xml:space="preserve"> </w:t>
        </w:r>
        <w:proofErr w:type="spellStart"/>
        <w:r>
          <w:t>Rost</w:t>
        </w:r>
        <w:proofErr w:type="spellEnd"/>
        <w:r>
          <w:t>, and Tatyana Goldberg. 2016. “</w:t>
        </w:r>
        <w:proofErr w:type="spellStart"/>
        <w:r>
          <w:t>MSAViewer</w:t>
        </w:r>
        <w:proofErr w:type="spellEnd"/>
        <w:r>
          <w:t xml:space="preserve">: Interactive JavaScript Visualization of Multiple Sequence Alignments.” </w:t>
        </w:r>
        <w:r>
          <w:rPr>
            <w:i/>
          </w:rPr>
          <w:t>Bioinformatics</w:t>
        </w:r>
        <w:r>
          <w:t xml:space="preserve">, July, btw474. </w:t>
        </w:r>
        <w:r>
          <w:fldChar w:fldCharType="begin"/>
        </w:r>
        <w:r>
          <w:instrText xml:space="preserve"> HYPERLINK "https://doi.org/10.1093/bioinformatics/btw4</w:instrText>
        </w:r>
        <w:r>
          <w:instrText xml:space="preserve">74" \h </w:instrText>
        </w:r>
        <w:r>
          <w:fldChar w:fldCharType="separate"/>
        </w:r>
        <w:r>
          <w:rPr>
            <w:rStyle w:val="Hyperlink"/>
          </w:rPr>
          <w:t>https://doi.org/10.1093/bioinformatics/btw474</w:t>
        </w:r>
        <w:r>
          <w:rPr>
            <w:rStyle w:val="Hyperlink"/>
          </w:rPr>
          <w:fldChar w:fldCharType="end"/>
        </w:r>
        <w:r>
          <w:t>.</w:t>
        </w:r>
      </w:ins>
    </w:p>
    <w:p w14:paraId="7938F149" w14:textId="77777777" w:rsidR="00F67C63" w:rsidRDefault="00703C9A">
      <w:pPr>
        <w:pStyle w:val="Bibliography"/>
        <w:rPr>
          <w:del w:id="150" w:author="Revision" w:date="2019-04-09T01:35:00Z"/>
        </w:rPr>
      </w:pPr>
      <w:bookmarkStart w:id="151" w:name="ref-yauDNASequenceRepresentation2003"/>
      <w:bookmarkEnd w:id="148"/>
      <w:proofErr w:type="spellStart"/>
      <w:r>
        <w:t>Yau</w:t>
      </w:r>
      <w:proofErr w:type="spellEnd"/>
      <w:r>
        <w:t xml:space="preserve">, S. S. -T., Jiasong Wang, Amir Niknejad, Chaoxiao Lu, Ning Jin, and Yee-Kin Ho. 2003. “DNA Sequence Representation Without Degeneracy.” </w:t>
      </w:r>
      <w:r>
        <w:rPr>
          <w:i/>
        </w:rPr>
        <w:t>Nucleic Acids Research</w:t>
      </w:r>
      <w:r>
        <w:t xml:space="preserve"> 31 (12): 3078–80. </w:t>
      </w:r>
      <w:hyperlink r:id="rId27">
        <w:r>
          <w:rPr>
            <w:rStyle w:val="Hyperlink"/>
          </w:rPr>
          <w:t>https://doi.org/10.1093/nar/gkg432</w:t>
        </w:r>
      </w:hyperlink>
      <w:r>
        <w:t>.</w:t>
      </w:r>
    </w:p>
    <w:p w14:paraId="4B5B82DE" w14:textId="188D7256" w:rsidR="00172C1C" w:rsidRDefault="00703C9A">
      <w:pPr>
        <w:pStyle w:val="Bibliography"/>
      </w:pPr>
      <w:del w:id="152" w:author="Revision" w:date="2019-04-09T01:35:00Z">
        <w:r>
          <w:delText xml:space="preserve">Zou, Sai, Lei Wang, and Junfeng Wang. 2014. “A 2D Graphical Representation of the Sequences of DNA Based on Triplets and Its Application.” </w:delText>
        </w:r>
        <w:r>
          <w:rPr>
            <w:i/>
          </w:rPr>
          <w:delText>EURASIP Journal on Bioinformatics and Systems Biology</w:delText>
        </w:r>
        <w:r>
          <w:delText xml:space="preserve">, 7. </w:delText>
        </w:r>
        <w:r>
          <w:fldChar w:fldCharType="begin"/>
        </w:r>
        <w:r>
          <w:delInstrText xml:space="preserve"> HYPERLINK "https://doi.org/10.1186/1687-4153-2014-1" \h </w:delInstrText>
        </w:r>
        <w:r>
          <w:fldChar w:fldCharType="separate"/>
        </w:r>
        <w:r>
          <w:rPr>
            <w:rStyle w:val="Hyperlink"/>
          </w:rPr>
          <w:delText>https://doi.org/10.1186/1687-4153-2014-1</w:delText>
        </w:r>
        <w:r>
          <w:rPr>
            <w:rStyle w:val="Hyperlink"/>
          </w:rPr>
          <w:fldChar w:fldCharType="end"/>
        </w:r>
        <w:r>
          <w:delText>.</w:delText>
        </w:r>
      </w:del>
    </w:p>
    <w:bookmarkEnd w:id="109"/>
    <w:bookmarkEnd w:id="151"/>
    <w:sectPr w:rsidR="00172C1C">
      <w:headerReference w:type="default" r:id="rId28"/>
      <w:footerReference w:type="default" r:id="rId2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343895" w14:textId="77777777" w:rsidR="00703C9A" w:rsidRDefault="00703C9A">
      <w:pPr>
        <w:spacing w:after="0"/>
      </w:pPr>
      <w:r>
        <w:separator/>
      </w:r>
    </w:p>
  </w:endnote>
  <w:endnote w:type="continuationSeparator" w:id="0">
    <w:p w14:paraId="585DA60B" w14:textId="77777777" w:rsidR="00703C9A" w:rsidRDefault="00703C9A">
      <w:pPr>
        <w:spacing w:after="0"/>
      </w:pPr>
      <w:r>
        <w:continuationSeparator/>
      </w:r>
    </w:p>
  </w:endnote>
  <w:endnote w:type="continuationNotice" w:id="1">
    <w:p w14:paraId="750D0029" w14:textId="77777777" w:rsidR="00703C9A" w:rsidRDefault="00703C9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8C8CE" w14:textId="77777777" w:rsidR="0020343E" w:rsidRDefault="0020343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076F10" w14:textId="77777777" w:rsidR="00703C9A" w:rsidRDefault="00703C9A">
      <w:r>
        <w:separator/>
      </w:r>
    </w:p>
  </w:footnote>
  <w:footnote w:type="continuationSeparator" w:id="0">
    <w:p w14:paraId="34776902" w14:textId="77777777" w:rsidR="00703C9A" w:rsidRDefault="00703C9A">
      <w:r>
        <w:continuationSeparator/>
      </w:r>
    </w:p>
  </w:footnote>
  <w:footnote w:type="continuationNotice" w:id="1">
    <w:p w14:paraId="1471E43D" w14:textId="77777777" w:rsidR="00703C9A" w:rsidRDefault="00703C9A">
      <w:pPr>
        <w:spacing w:after="0"/>
      </w:pPr>
    </w:p>
  </w:footnote>
  <w:footnote w:id="2">
    <w:p w14:paraId="10B84FB9" w14:textId="77777777" w:rsidR="00172C1C" w:rsidRDefault="00703C9A">
      <w:pPr>
        <w:pStyle w:val="FootnoteText"/>
        <w:rPr>
          <w:ins w:id="45" w:author="Revision" w:date="2019-04-09T01:35:00Z"/>
        </w:rPr>
      </w:pPr>
      <w:ins w:id="46" w:author="Revision" w:date="2019-04-09T01:35:00Z">
        <w:r>
          <w:rPr>
            <w:rStyle w:val="FootnoteReference"/>
          </w:rPr>
          <w:footnoteRef/>
        </w:r>
        <w:r>
          <w:t xml:space="preserve"> The name “</w:t>
        </w:r>
        <w:proofErr w:type="spellStart"/>
        <w:r>
          <w:t>serverless</w:t>
        </w:r>
        <w:proofErr w:type="spellEnd"/>
        <w:r>
          <w:t xml:space="preserve"> computing” is a misnomer: the computation still occurs on a server, just not one the deve</w:t>
        </w:r>
        <w:r>
          <w:t>loper is responsible for managing.</w:t>
        </w:r>
      </w:ins>
    </w:p>
  </w:footnote>
  <w:footnote w:id="3">
    <w:p w14:paraId="09D73437" w14:textId="77777777" w:rsidR="00172C1C" w:rsidRDefault="00703C9A">
      <w:pPr>
        <w:pStyle w:val="FootnoteText"/>
        <w:rPr>
          <w:ins w:id="62" w:author="Revision" w:date="2019-04-09T01:35:00Z"/>
        </w:rPr>
      </w:pPr>
      <w:ins w:id="63" w:author="Revision" w:date="2019-04-09T01:35:00Z">
        <w:r>
          <w:rPr>
            <w:rStyle w:val="FootnoteReference"/>
          </w:rPr>
          <w:footnoteRef/>
        </w:r>
        <w:r>
          <w:t xml:space="preserve"> Because a Lambda function’s CPU allocation is proportional to its configured memory allocation, the total amount of actual compute time included in the free tier can range from 3.2 million to 136,170 seconds.</w:t>
        </w:r>
      </w:ins>
    </w:p>
  </w:footnote>
  <w:footnote w:id="4">
    <w:p w14:paraId="1FFAEAD0" w14:textId="77777777" w:rsidR="00172C1C" w:rsidRDefault="00703C9A">
      <w:pPr>
        <w:pStyle w:val="FootnoteText"/>
        <w:rPr>
          <w:ins w:id="66" w:author="Revision" w:date="2019-04-09T01:35:00Z"/>
        </w:rPr>
      </w:pPr>
      <w:ins w:id="67" w:author="Revision" w:date="2019-04-09T01:35:00Z">
        <w:r>
          <w:rPr>
            <w:rStyle w:val="FootnoteReference"/>
          </w:rPr>
          <w:footnoteRef/>
        </w:r>
        <w:r>
          <w:t xml:space="preserve"> One GB-s</w:t>
        </w:r>
        <w:r>
          <w:t>econd corresponds to using a Lambda function with 1 GB of RAM for one second.</w:t>
        </w:r>
      </w:ins>
    </w:p>
  </w:footnote>
  <w:footnote w:id="5">
    <w:p w14:paraId="780EF651" w14:textId="77777777" w:rsidR="00172C1C" w:rsidRDefault="00703C9A">
      <w:pPr>
        <w:pStyle w:val="FootnoteText"/>
      </w:pPr>
      <w:r>
        <w:rPr>
          <w:rStyle w:val="FootnoteReference"/>
        </w:rPr>
        <w:footnoteRef/>
      </w:r>
      <w:r>
        <w:t xml:space="preserve"> This total includes </w:t>
      </w:r>
      <w:proofErr w:type="gramStart"/>
      <w:r>
        <w:t>all of</w:t>
      </w:r>
      <w:proofErr w:type="gramEnd"/>
      <w:r>
        <w:t xml:space="preserve"> the function’s code as well as the data on which it is invoked.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E60A1" w14:textId="77777777" w:rsidR="0020343E" w:rsidRDefault="0020343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CD2DE"/>
    <w:multiLevelType w:val="multilevel"/>
    <w:tmpl w:val="762C0B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2C1AE401"/>
    <w:multiLevelType w:val="multilevel"/>
    <w:tmpl w:val="696A96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comments="0" w:formatting="0" w:inkAnnotation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
  <w:rsids>
    <w:rsidRoot w:val="00590D07"/>
    <w:rsid w:val="00011C8B"/>
    <w:rsid w:val="00172C1C"/>
    <w:rsid w:val="0020343E"/>
    <w:rsid w:val="004E29B3"/>
    <w:rsid w:val="00590D07"/>
    <w:rsid w:val="00703C9A"/>
    <w:rsid w:val="00784D58"/>
    <w:rsid w:val="008279E3"/>
    <w:rsid w:val="008D6863"/>
    <w:rsid w:val="00B86B75"/>
    <w:rsid w:val="00BC48D5"/>
    <w:rsid w:val="00C36279"/>
    <w:rsid w:val="00E315A3"/>
    <w:rsid w:val="00F67C6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qFormat="1"/>
    <w:lsdException w:name="Default Paragraph Font" w:uiPriority="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20343E"/>
    <w:pPr>
      <w:tabs>
        <w:tab w:val="center" w:pos="4680"/>
        <w:tab w:val="right" w:pos="9360"/>
      </w:tabs>
      <w:spacing w:after="0"/>
    </w:pPr>
  </w:style>
  <w:style w:type="character" w:customStyle="1" w:styleId="HeaderChar">
    <w:name w:val="Header Char"/>
    <w:basedOn w:val="DefaultParagraphFont"/>
    <w:link w:val="Header"/>
    <w:rsid w:val="0020343E"/>
  </w:style>
  <w:style w:type="paragraph" w:styleId="Footer">
    <w:name w:val="footer"/>
    <w:basedOn w:val="Normal"/>
    <w:link w:val="FooterChar"/>
    <w:unhideWhenUsed/>
    <w:rsid w:val="0020343E"/>
    <w:pPr>
      <w:tabs>
        <w:tab w:val="center" w:pos="4680"/>
        <w:tab w:val="right" w:pos="9360"/>
      </w:tabs>
      <w:spacing w:after="0"/>
    </w:pPr>
  </w:style>
  <w:style w:type="character" w:customStyle="1" w:styleId="FooterChar">
    <w:name w:val="Footer Char"/>
    <w:basedOn w:val="DefaultParagraphFont"/>
    <w:link w:val="Footer"/>
    <w:rsid w:val="0020343E"/>
  </w:style>
  <w:style w:type="paragraph" w:styleId="BalloonText">
    <w:name w:val="Balloon Text"/>
    <w:basedOn w:val="Normal"/>
    <w:link w:val="BalloonTextChar"/>
    <w:semiHidden/>
    <w:unhideWhenUsed/>
    <w:rsid w:val="0020343E"/>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20343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benjamindlee@me.com" TargetMode="External"/><Relationship Id="rId20" Type="http://schemas.openxmlformats.org/officeDocument/2006/relationships/hyperlink" Target="https://doi.org/10.1093/bioinformatics/bty807" TargetMode="External"/><Relationship Id="rId21" Type="http://schemas.openxmlformats.org/officeDocument/2006/relationships/hyperlink" Target="https://doi.org/10.1002/jcc.21906" TargetMode="External"/><Relationship Id="rId22" Type="http://schemas.openxmlformats.org/officeDocument/2006/relationships/hyperlink" Target="https://doi.org/10.1016/j.cplett.2007.03.107" TargetMode="External"/><Relationship Id="rId23" Type="http://schemas.openxmlformats.org/officeDocument/2006/relationships/hyperlink" Target="https://doi.org/10.1016/S0009-2614(03)00639-0" TargetMode="External"/><Relationship Id="rId24" Type="http://schemas.openxmlformats.org/officeDocument/2006/relationships/hyperlink" Target="https://doi.org/10.1186/s12859-017-1632-x" TargetMode="External"/><Relationship Id="rId25" Type="http://schemas.openxmlformats.org/officeDocument/2006/relationships/hyperlink" Target="https://doi.org/10.1186/1471-2105-8-21" TargetMode="External"/><Relationship Id="rId26" Type="http://schemas.openxmlformats.org/officeDocument/2006/relationships/hyperlink" Target="https://doi.org/10.1093/bioinformatics/btw284" TargetMode="External"/><Relationship Id="rId27" Type="http://schemas.openxmlformats.org/officeDocument/2006/relationships/hyperlink" Target="https://doi.org/10.1093/nar/gkg432"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dnavisualization.org" TargetMode="External"/><Relationship Id="rId17" Type="http://schemas.openxmlformats.org/officeDocument/2006/relationships/hyperlink" Target="https://doi.org/10.1186/1471-2105-10-31" TargetMode="External"/><Relationship Id="rId18" Type="http://schemas.openxmlformats.org/officeDocument/2006/relationships/hyperlink" Target="https://doi.org/10.1073/pnas.0803390105" TargetMode="External"/><Relationship Id="rId19" Type="http://schemas.openxmlformats.org/officeDocument/2006/relationships/hyperlink" Target="https://doi.org/10.1016/S0022-5193(86)80144-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NAvisualiz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6ABCB2E-2333-7A4C-977C-A4741A2A7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3923</Words>
  <Characters>22367</Characters>
  <Application>Microsoft Macintosh Word</Application>
  <DocSecurity>0</DocSecurity>
  <Lines>186</Lines>
  <Paragraphs>52</Paragraphs>
  <ScaleCrop>false</ScaleCrop>
  <LinksUpToDate>false</LinksUpToDate>
  <CharactersWithSpaces>26238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DNAvisualization.org: a serverless web tool for DNA sequence visualization</dc:title>
  <dc:creator>Benjamin D. Lee1,2,3,✉, Michael A. Timony2,4, and Pablo Ruiz3</dc:creator>
  <cp:keywords/>
  <cp:lastModifiedBy>Lee, Benjamin</cp:lastModifiedBy>
  <cp:revision>1</cp:revision>
  <cp:lastPrinted>2019-04-09T05:37:00Z</cp:lastPrinted>
  <dcterms:created xsi:type="dcterms:W3CDTF">2019-04-08T04:09:00Z</dcterms:created>
  <dcterms:modified xsi:type="dcterms:W3CDTF">2019-04-09T05:39:00Z</dcterms:modified>
</cp:coreProperties>
</file>